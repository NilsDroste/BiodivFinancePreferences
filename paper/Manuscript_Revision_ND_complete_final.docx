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9A1FAFE" w14:textId="0B45EC80" w:rsidR="00674F19" w:rsidRPr="00813A9F" w:rsidRDefault="00674F19" w:rsidP="0019236E">
      <w:pPr>
        <w:pStyle w:val="Title"/>
        <w:rPr>
          <w:rFonts w:ascii="Calibri" w:hAnsi="Calibri" w:cs="Calibri"/>
          <w:sz w:val="44"/>
          <w:szCs w:val="44"/>
        </w:rPr>
      </w:pPr>
      <w:del w:id="0" w:author="Codex methodological revision" w:date="2026-07-16T15:03:00Z">
        <w:r>
          <w:rPr>
            <w:rFonts w:ascii="Calibri" w:hAnsi="Calibri" w:cs="Calibri"/>
            <w:sz w:val="44"/>
            <w:szCs w:val="44"/>
          </w:rPr>
          <w:delText>Private forest owners prefer the state to pay them for biodiversity</w:delText>
        </w:r>
      </w:del>
      <w:ins w:id="1" w:author="Codex methodological revision" w:date="2026-07-16T15:03:00Z">
        <w:r>
          <w:rPr>
            <w:rFonts w:ascii="Calibri" w:hAnsi="Calibri" w:cs="Calibri"/>
            <w:sz w:val="44"/>
            <w:szCs w:val="44"/>
          </w:rPr>
          <w:t>Private forest owners prefer public involvement in financing biodiversity conservation</w:t>
        </w:r>
      </w:ins>
    </w:p>
    <w:p w14:paraId="75F1C2E1" w14:textId="77777777" w:rsidR="00674F19" w:rsidRDefault="00674F19" w:rsidP="009D16C8">
      <w:pPr>
        <w:spacing w:line="240" w:lineRule="auto"/>
        <w:jc w:val="both"/>
        <w:rPr>
          <w:rFonts w:ascii="Arial" w:hAnsi="Arial" w:cs="Arial"/>
          <w:b/>
          <w:bCs/>
          <w:sz w:val="26"/>
          <w:szCs w:val="26"/>
          <w:lang w:val="en-GB"/>
        </w:rPr>
      </w:pPr>
    </w:p>
    <w:p w14:paraId="4840D965" w14:textId="253F8BF6" w:rsidR="00D5460E" w:rsidRPr="002F29C1" w:rsidRDefault="00D5460E" w:rsidP="00D5460E">
      <w:pPr>
        <w:pStyle w:val="p1"/>
        <w:spacing w:after="120" w:afterAutospacing="0"/>
        <w:jc w:val="both"/>
        <w:rPr>
          <w:lang w:val="en-GB"/>
        </w:rPr>
      </w:pPr>
      <w:r w:rsidRPr="002F29C1">
        <w:rPr>
          <w:lang w:val="en-GB"/>
        </w:rPr>
        <w:t>Jesper Svensson</w:t>
      </w:r>
      <w:r w:rsidRPr="002F29C1">
        <w:rPr>
          <w:vertAlign w:val="superscript"/>
          <w:lang w:val="en-GB"/>
        </w:rPr>
        <w:t>a,1</w:t>
      </w:r>
      <w:r w:rsidRPr="002F29C1">
        <w:rPr>
          <w:lang w:val="en-GB"/>
        </w:rPr>
        <w:t>, Thomas Lundhede</w:t>
      </w:r>
      <w:r w:rsidRPr="002F29C1">
        <w:rPr>
          <w:vertAlign w:val="superscript"/>
          <w:lang w:val="en-GB"/>
        </w:rPr>
        <w:t>b</w:t>
      </w:r>
      <w:r w:rsidRPr="002F29C1">
        <w:rPr>
          <w:lang w:val="en-GB"/>
        </w:rPr>
        <w:t>, and Nils Droste</w:t>
      </w:r>
      <w:r w:rsidR="00C845AB" w:rsidRPr="00C845AB">
        <w:rPr>
          <w:vertAlign w:val="superscript"/>
          <w:lang w:val="en-GB"/>
          <w:rPrChange w:id="2" w:author="Nils Droste" w:date="2026-07-14T14:20:00Z" w16du:dateUtc="2026-07-14T12:20:00Z">
            <w:rPr>
              <w:lang w:val="en-GB"/>
            </w:rPr>
          </w:rPrChange>
        </w:rPr>
        <w:t>a,</w:t>
      </w:r>
      <w:r w:rsidRPr="002F29C1">
        <w:rPr>
          <w:vertAlign w:val="superscript"/>
          <w:lang w:val="en-GB"/>
        </w:rPr>
        <w:t>b</w:t>
      </w:r>
    </w:p>
    <w:p w14:paraId="7AE0E635" w14:textId="77777777" w:rsidR="00D5460E" w:rsidRPr="002F29C1" w:rsidRDefault="00D5460E" w:rsidP="00D5460E">
      <w:pPr>
        <w:pStyle w:val="p1"/>
        <w:spacing w:after="120" w:afterAutospacing="0"/>
        <w:jc w:val="both"/>
        <w:rPr>
          <w:sz w:val="20"/>
          <w:szCs w:val="20"/>
          <w:lang w:val="en-GB"/>
        </w:rPr>
      </w:pPr>
      <w:r w:rsidRPr="002F29C1">
        <w:rPr>
          <w:sz w:val="20"/>
          <w:szCs w:val="20"/>
          <w:lang w:val="en-GB"/>
        </w:rPr>
        <w:t xml:space="preserve">Author affiliations: </w:t>
      </w:r>
      <w:r w:rsidRPr="002F29C1">
        <w:rPr>
          <w:sz w:val="20"/>
          <w:szCs w:val="20"/>
          <w:vertAlign w:val="superscript"/>
          <w:lang w:val="en-GB"/>
        </w:rPr>
        <w:t>a</w:t>
      </w:r>
      <w:r w:rsidRPr="002F29C1">
        <w:rPr>
          <w:sz w:val="20"/>
          <w:szCs w:val="20"/>
          <w:lang w:val="en-GB"/>
        </w:rPr>
        <w:t xml:space="preserve">Department of Political Science, Lund University, Lund 223 62, Sweden; and </w:t>
      </w:r>
      <w:r w:rsidRPr="002F29C1">
        <w:rPr>
          <w:sz w:val="20"/>
          <w:szCs w:val="20"/>
          <w:vertAlign w:val="superscript"/>
          <w:lang w:val="en-GB"/>
        </w:rPr>
        <w:t>b</w:t>
      </w:r>
      <w:r w:rsidRPr="002F29C1">
        <w:rPr>
          <w:sz w:val="20"/>
          <w:szCs w:val="20"/>
          <w:lang w:val="en-GB"/>
        </w:rPr>
        <w:t>Department of Food and Resource Economics, University of Copenhagen, Frederiksberg 1958, Denmark</w:t>
      </w:r>
    </w:p>
    <w:p w14:paraId="20EC7C63" w14:textId="77777777" w:rsidR="00D5460E" w:rsidRPr="002F29C1" w:rsidRDefault="00D5460E" w:rsidP="00D5460E">
      <w:pPr>
        <w:pStyle w:val="p1"/>
        <w:spacing w:after="120" w:afterAutospacing="0"/>
        <w:jc w:val="both"/>
        <w:rPr>
          <w:color w:val="000000"/>
          <w:sz w:val="20"/>
          <w:szCs w:val="20"/>
          <w:lang w:val="en-GB"/>
        </w:rPr>
      </w:pPr>
      <w:r w:rsidRPr="002F29C1">
        <w:rPr>
          <w:sz w:val="20"/>
          <w:szCs w:val="20"/>
          <w:vertAlign w:val="superscript"/>
          <w:lang w:val="en-GB"/>
        </w:rPr>
        <w:t>1</w:t>
      </w:r>
      <w:r w:rsidRPr="002F29C1">
        <w:rPr>
          <w:sz w:val="20"/>
          <w:szCs w:val="20"/>
          <w:lang w:val="en-GB"/>
        </w:rPr>
        <w:t xml:space="preserve">To whom correspondence may be addressed. Email: </w:t>
      </w:r>
      <w:r>
        <w:fldChar w:fldCharType="begin"/>
      </w:r>
      <w:r w:rsidRPr="003126AD">
        <w:rPr>
          <w:lang w:val="en-US"/>
          <w:rPrChange w:id="3" w:author="Nils Droste" w:date="2026-07-14T14:17:00Z" w16du:dateUtc="2026-07-14T12:17:00Z">
            <w:rPr/>
          </w:rPrChange>
        </w:rPr>
        <w:instrText>HYPERLINK "mailto:jesper.svensson@svet.lu.se"</w:instrText>
      </w:r>
      <w:r>
        <w:fldChar w:fldCharType="separate"/>
      </w:r>
      <w:r w:rsidRPr="002F29C1">
        <w:rPr>
          <w:rStyle w:val="Hyperlink"/>
          <w:sz w:val="20"/>
          <w:szCs w:val="20"/>
          <w:lang w:val="en-GB"/>
        </w:rPr>
        <w:t>jesper.svensson@svet.lu.se</w:t>
      </w:r>
      <w:r>
        <w:fldChar w:fldCharType="end"/>
      </w:r>
      <w:r w:rsidRPr="002F29C1">
        <w:rPr>
          <w:sz w:val="20"/>
          <w:szCs w:val="20"/>
          <w:lang w:val="en-GB"/>
        </w:rPr>
        <w:t xml:space="preserve"> </w:t>
      </w:r>
    </w:p>
    <w:p w14:paraId="6A194024" w14:textId="77777777" w:rsidR="007D737D" w:rsidRDefault="007D737D" w:rsidP="009D16C8">
      <w:pPr>
        <w:spacing w:line="240" w:lineRule="auto"/>
        <w:jc w:val="both"/>
        <w:rPr>
          <w:rFonts w:ascii="Times New Roman" w:hAnsi="Times New Roman"/>
          <w:i/>
          <w:iCs/>
          <w:color w:val="0E0E0E"/>
          <w:szCs w:val="22"/>
          <w:lang w:val="en-GB"/>
        </w:rPr>
      </w:pPr>
    </w:p>
    <w:p w14:paraId="2D6062B6" w14:textId="7E0E281B" w:rsidR="007D737D" w:rsidRPr="00971709" w:rsidRDefault="00F20E7C" w:rsidP="007D737D">
      <w:pPr>
        <w:pStyle w:val="p1"/>
        <w:spacing w:after="120" w:afterAutospacing="0"/>
        <w:jc w:val="both"/>
        <w:rPr>
          <w:rFonts w:asciiTheme="minorHAnsi" w:hAnsiTheme="minorHAnsi"/>
          <w:color w:val="000000"/>
          <w:lang w:val="en-GB"/>
        </w:rPr>
      </w:pPr>
      <w:r>
        <w:rPr>
          <w:rFonts w:asciiTheme="minorHAnsi" w:hAnsiTheme="minorHAnsi"/>
          <w:b/>
          <w:bCs/>
          <w:lang w:val="en-GB"/>
        </w:rPr>
        <w:t>Abstract</w:t>
      </w:r>
    </w:p>
    <w:p w14:paraId="7586E0C9" w14:textId="56FC579D" w:rsidR="00F20E7C" w:rsidRPr="00F20E7C" w:rsidRDefault="00F20E7C" w:rsidP="00F20E7C">
      <w:pPr>
        <w:spacing w:line="240" w:lineRule="auto"/>
        <w:jc w:val="both"/>
        <w:rPr>
          <w:rFonts w:ascii="Times New Roman" w:hAnsi="Times New Roman"/>
          <w:i/>
          <w:iCs/>
          <w:color w:val="0E0E0E"/>
          <w:sz w:val="24"/>
          <w:szCs w:val="24"/>
          <w:lang w:val="en-GB" w:eastAsia="zh-CN"/>
        </w:rPr>
      </w:pPr>
      <w:r w:rsidRPr="00F20E7C">
        <w:rPr>
          <w:rFonts w:ascii="Times New Roman" w:hAnsi="Times New Roman"/>
          <w:i/>
          <w:iCs/>
          <w:color w:val="0E0E0E"/>
          <w:sz w:val="24"/>
          <w:szCs w:val="24"/>
        </w:rPr>
        <w:t xml:space="preserve">Halting biodiversity loss requires </w:t>
      </w:r>
      <w:r w:rsidR="00F3336F">
        <w:rPr>
          <w:rFonts w:ascii="Times New Roman" w:hAnsi="Times New Roman"/>
          <w:i/>
          <w:iCs/>
          <w:color w:val="0E0E0E"/>
          <w:sz w:val="24"/>
          <w:szCs w:val="24"/>
        </w:rPr>
        <w:t xml:space="preserve">substantial </w:t>
      </w:r>
      <w:r w:rsidRPr="00F20E7C">
        <w:rPr>
          <w:rFonts w:ascii="Times New Roman" w:hAnsi="Times New Roman"/>
          <w:i/>
          <w:iCs/>
          <w:color w:val="0E0E0E"/>
          <w:sz w:val="24"/>
          <w:szCs w:val="24"/>
        </w:rPr>
        <w:t xml:space="preserve">additional financing. Yet growing fiscal pressures and competing policy priorities </w:t>
      </w:r>
      <w:del w:id="4" w:author="Nils Droste" w:date="2026-07-17T15:39:00Z" w16du:dateUtc="2026-07-17T13:39:00Z">
        <w:r w:rsidRPr="00F20E7C" w:rsidDel="00D83406">
          <w:rPr>
            <w:rFonts w:ascii="Times New Roman" w:hAnsi="Times New Roman"/>
            <w:i/>
            <w:iCs/>
            <w:color w:val="0E0E0E"/>
            <w:sz w:val="24"/>
            <w:szCs w:val="24"/>
          </w:rPr>
          <w:delText xml:space="preserve">increasingly </w:delText>
        </w:r>
      </w:del>
      <w:r w:rsidRPr="00F20E7C">
        <w:rPr>
          <w:rFonts w:ascii="Times New Roman" w:hAnsi="Times New Roman"/>
          <w:i/>
          <w:iCs/>
          <w:color w:val="0E0E0E"/>
          <w:sz w:val="24"/>
          <w:szCs w:val="24"/>
        </w:rPr>
        <w:t xml:space="preserve">constrain public spending, raising </w:t>
      </w:r>
      <w:del w:id="5" w:author="Nils Droste" w:date="2026-07-17T15:39:00Z" w16du:dateUtc="2026-07-17T13:39:00Z">
        <w:r w:rsidRPr="00F20E7C" w:rsidDel="00D83406">
          <w:rPr>
            <w:rFonts w:ascii="Times New Roman" w:hAnsi="Times New Roman"/>
            <w:i/>
            <w:iCs/>
            <w:color w:val="0E0E0E"/>
            <w:sz w:val="24"/>
            <w:szCs w:val="24"/>
          </w:rPr>
          <w:delText xml:space="preserve">pressing </w:delText>
        </w:r>
      </w:del>
      <w:r w:rsidRPr="00F20E7C">
        <w:rPr>
          <w:rFonts w:ascii="Times New Roman" w:hAnsi="Times New Roman"/>
          <w:i/>
          <w:iCs/>
          <w:color w:val="0E0E0E"/>
          <w:sz w:val="24"/>
          <w:szCs w:val="24"/>
        </w:rPr>
        <w:t xml:space="preserve">questions about how far private finance can be leveraged to close the biodiversity financing gap. </w:t>
      </w:r>
      <w:r w:rsidRPr="003126AD">
        <w:rPr>
          <w:rFonts w:ascii="Times New Roman" w:hAnsi="Times New Roman"/>
          <w:i/>
          <w:iCs/>
          <w:color w:val="0E0E0E"/>
          <w:sz w:val="24"/>
          <w:szCs w:val="24"/>
          <w:rPrChange w:id="6" w:author="Nils Droste" w:date="2026-07-14T14:17:00Z" w16du:dateUtc="2026-07-14T12:17:00Z">
            <w:rPr>
              <w:rFonts w:ascii="Times New Roman" w:hAnsi="Times New Roman"/>
              <w:i/>
              <w:iCs/>
              <w:color w:val="0E0E0E"/>
              <w:sz w:val="24"/>
              <w:szCs w:val="24"/>
              <w:lang w:val="da-DK"/>
            </w:rPr>
          </w:rPrChange>
        </w:rPr>
        <w:t>We investigate whether the source of financing matters to those who supply conservation.</w:t>
      </w:r>
      <w:r w:rsidRPr="00F20E7C">
        <w:rPr>
          <w:rFonts w:ascii="Times New Roman" w:hAnsi="Times New Roman"/>
          <w:i/>
          <w:iCs/>
          <w:color w:val="0E0E0E"/>
          <w:sz w:val="24"/>
          <w:szCs w:val="24"/>
          <w:lang w:val="en-GB"/>
        </w:rPr>
        <w:t xml:space="preserve"> We study how private landowners respond to different financing arrangements in a high-productivity land-use setting where trade-offs with private income are substantial. </w:t>
      </w:r>
      <w:r>
        <w:rPr>
          <w:rFonts w:ascii="Times New Roman" w:hAnsi="Times New Roman"/>
          <w:i/>
          <w:iCs/>
          <w:sz w:val="24"/>
          <w:szCs w:val="24"/>
          <w:lang w:val="en-GB"/>
        </w:rPr>
        <w:t>Using a discrete choice experiment with 1,</w:t>
      </w:r>
      <w:r w:rsidRPr="00A964B6">
        <w:rPr>
          <w:rFonts w:ascii="Times New Roman" w:hAnsi="Times New Roman"/>
          <w:i/>
          <w:iCs/>
          <w:sz w:val="24"/>
          <w:szCs w:val="24"/>
          <w:lang w:val="en-GB"/>
        </w:rPr>
        <w:t>674 Swedish forest owners, we tested preferences for contract design, conservation measures, and financing sources.</w:t>
      </w:r>
      <w:ins w:id="7" w:author="Codex methodological revision" w:date="2026-07-16T15:03:00Z">
        <w:r w:rsidRPr="00A964B6">
          <w:rPr>
            <w:rFonts w:ascii="Times New Roman" w:hAnsi="Times New Roman"/>
            <w:i/>
            <w:iCs/>
            <w:sz w:val="24"/>
            <w:szCs w:val="24"/>
            <w:lang w:val="en-GB"/>
          </w:rPr>
          <w:t xml:space="preserve"> </w:t>
        </w:r>
      </w:ins>
      <w:ins w:id="8" w:author="Nils Droste" w:date="2026-07-17T15:18:00Z" w16du:dateUtc="2026-07-17T13:18:00Z">
        <w:r w:rsidR="00E54C67" w:rsidRPr="00A964B6">
          <w:rPr>
            <w:rFonts w:ascii="Times New Roman" w:hAnsi="Times New Roman"/>
            <w:i/>
            <w:iCs/>
            <w:sz w:val="24"/>
            <w:szCs w:val="24"/>
            <w:lang w:val="en-GB"/>
          </w:rPr>
          <w:t xml:space="preserve">We find that </w:t>
        </w:r>
      </w:ins>
      <w:ins w:id="9" w:author="Nils Droste" w:date="2026-07-17T15:36:00Z" w16du:dateUtc="2026-07-17T13:36:00Z">
        <w:r w:rsidR="00D96160">
          <w:rPr>
            <w:rFonts w:ascii="Times New Roman" w:hAnsi="Times New Roman"/>
            <w:i/>
            <w:iCs/>
            <w:sz w:val="24"/>
            <w:szCs w:val="24"/>
            <w:lang w:val="en-GB"/>
          </w:rPr>
          <w:t>public involvement is preferred over</w:t>
        </w:r>
      </w:ins>
      <w:ins w:id="10" w:author="Nils Droste" w:date="2026-07-17T15:37:00Z" w16du:dateUtc="2026-07-17T13:37:00Z">
        <w:r w:rsidR="00D945E1">
          <w:rPr>
            <w:rFonts w:ascii="Times New Roman" w:hAnsi="Times New Roman"/>
            <w:i/>
            <w:iCs/>
            <w:sz w:val="24"/>
            <w:szCs w:val="24"/>
            <w:lang w:val="en-GB"/>
          </w:rPr>
          <w:t xml:space="preserve"> purely</w:t>
        </w:r>
      </w:ins>
      <w:ins w:id="11" w:author="Nils Droste" w:date="2026-07-17T15:36:00Z" w16du:dateUtc="2026-07-17T13:36:00Z">
        <w:r w:rsidR="00D96160">
          <w:rPr>
            <w:rFonts w:ascii="Times New Roman" w:hAnsi="Times New Roman"/>
            <w:i/>
            <w:iCs/>
            <w:sz w:val="24"/>
            <w:szCs w:val="24"/>
            <w:lang w:val="en-GB"/>
          </w:rPr>
          <w:t xml:space="preserve"> private </w:t>
        </w:r>
      </w:ins>
      <w:ins w:id="12" w:author="Nils Droste" w:date="2026-07-17T15:37:00Z" w16du:dateUtc="2026-07-17T13:37:00Z">
        <w:r w:rsidR="00D945E1">
          <w:rPr>
            <w:rFonts w:ascii="Times New Roman" w:hAnsi="Times New Roman"/>
            <w:i/>
            <w:iCs/>
            <w:sz w:val="24"/>
            <w:szCs w:val="24"/>
            <w:lang w:val="en-GB"/>
          </w:rPr>
          <w:t>financing</w:t>
        </w:r>
      </w:ins>
      <w:ins w:id="13" w:author="Nils Droste" w:date="2026-07-17T15:36:00Z" w16du:dateUtc="2026-07-17T13:36:00Z">
        <w:r w:rsidR="00157715">
          <w:rPr>
            <w:rFonts w:ascii="Times New Roman" w:hAnsi="Times New Roman"/>
            <w:i/>
            <w:iCs/>
            <w:sz w:val="24"/>
            <w:szCs w:val="24"/>
            <w:lang w:val="en-GB"/>
          </w:rPr>
          <w:t>.</w:t>
        </w:r>
        <w:r w:rsidR="00D96160" w:rsidRPr="00A964B6">
          <w:rPr>
            <w:rFonts w:ascii="Times New Roman" w:hAnsi="Times New Roman"/>
            <w:i/>
            <w:iCs/>
            <w:sz w:val="24"/>
            <w:szCs w:val="24"/>
            <w:lang w:val="en-GB"/>
          </w:rPr>
          <w:t xml:space="preserve"> </w:t>
        </w:r>
        <w:r w:rsidR="00157715">
          <w:rPr>
            <w:rFonts w:ascii="Times New Roman" w:hAnsi="Times New Roman"/>
            <w:i/>
            <w:iCs/>
            <w:sz w:val="24"/>
            <w:szCs w:val="24"/>
            <w:lang w:val="en-GB"/>
          </w:rPr>
          <w:t>P</w:t>
        </w:r>
      </w:ins>
      <w:ins w:id="14" w:author="Nils Droste" w:date="2026-07-17T15:18:00Z" w16du:dateUtc="2026-07-17T13:18:00Z">
        <w:r w:rsidR="00E54C67" w:rsidRPr="00A964B6">
          <w:rPr>
            <w:rFonts w:ascii="Times New Roman" w:hAnsi="Times New Roman"/>
            <w:i/>
            <w:iCs/>
            <w:sz w:val="24"/>
            <w:szCs w:val="24"/>
            <w:lang w:val="en-GB"/>
          </w:rPr>
          <w:t>rivate schemes need to offer</w:t>
        </w:r>
      </w:ins>
      <w:ins w:id="15" w:author="Nils Droste" w:date="2026-07-17T15:35:00Z" w16du:dateUtc="2026-07-17T13:35:00Z">
        <w:r w:rsidR="003175FE">
          <w:rPr>
            <w:rFonts w:ascii="Times New Roman" w:hAnsi="Times New Roman"/>
            <w:i/>
            <w:iCs/>
            <w:sz w:val="24"/>
            <w:szCs w:val="24"/>
            <w:lang w:val="en-GB"/>
          </w:rPr>
          <w:t xml:space="preserve"> </w:t>
        </w:r>
      </w:ins>
      <w:ins w:id="16" w:author="Nils Droste" w:date="2026-07-17T15:18:00Z" w16du:dateUtc="2026-07-17T13:18:00Z">
        <w:r w:rsidR="00E54C67" w:rsidRPr="00B7362D">
          <w:rPr>
            <w:rFonts w:ascii="Times New Roman" w:hAnsi="Times New Roman"/>
          </w:rPr>
          <w:t>US$77.3 [35.6, 119.0]</w:t>
        </w:r>
        <w:r w:rsidR="00E54C67">
          <w:rPr>
            <w:rFonts w:ascii="Times New Roman" w:hAnsi="Times New Roman"/>
          </w:rPr>
          <w:t xml:space="preserve"> </w:t>
        </w:r>
        <w:r w:rsidR="00E54C67" w:rsidRPr="00A964B6">
          <w:rPr>
            <w:rFonts w:ascii="Times New Roman" w:hAnsi="Times New Roman"/>
            <w:i/>
            <w:iCs/>
            <w:sz w:val="24"/>
            <w:szCs w:val="24"/>
            <w:lang w:val="en-GB"/>
          </w:rPr>
          <w:t>more per hectare and year to reach parity in acceptability</w:t>
        </w:r>
        <w:r w:rsidR="00E54C67">
          <w:rPr>
            <w:rFonts w:ascii="Times New Roman" w:hAnsi="Times New Roman"/>
            <w:i/>
            <w:iCs/>
            <w:sz w:val="24"/>
            <w:szCs w:val="24"/>
            <w:lang w:val="en-GB"/>
          </w:rPr>
          <w:t xml:space="preserve"> with public finance. </w:t>
        </w:r>
      </w:ins>
      <w:ins w:id="17" w:author="Nils Droste" w:date="2026-07-17T15:33:00Z" w16du:dateUtc="2026-07-17T13:33:00Z">
        <w:r w:rsidR="00320185">
          <w:rPr>
            <w:rFonts w:ascii="Times New Roman" w:hAnsi="Times New Roman"/>
            <w:i/>
            <w:iCs/>
            <w:sz w:val="24"/>
            <w:szCs w:val="24"/>
            <w:lang w:val="en-GB"/>
          </w:rPr>
          <w:t>However</w:t>
        </w:r>
      </w:ins>
      <w:ins w:id="18" w:author="Nils Droste" w:date="2026-07-17T15:19:00Z" w16du:dateUtc="2026-07-17T13:19:00Z">
        <w:r w:rsidR="00E15941">
          <w:rPr>
            <w:rFonts w:ascii="Times New Roman" w:hAnsi="Times New Roman"/>
            <w:i/>
            <w:iCs/>
            <w:sz w:val="24"/>
            <w:szCs w:val="24"/>
            <w:lang w:val="en-GB"/>
          </w:rPr>
          <w:t xml:space="preserve">, </w:t>
        </w:r>
      </w:ins>
      <w:ins w:id="19" w:author="Nils Droste" w:date="2026-07-17T15:20:00Z" w16du:dateUtc="2026-07-17T13:20:00Z">
        <w:r w:rsidR="00FE44BA">
          <w:rPr>
            <w:rFonts w:ascii="Times New Roman" w:hAnsi="Times New Roman"/>
            <w:i/>
            <w:iCs/>
            <w:sz w:val="24"/>
            <w:szCs w:val="24"/>
            <w:lang w:val="en-GB"/>
          </w:rPr>
          <w:t xml:space="preserve">preferences for </w:t>
        </w:r>
        <w:r w:rsidR="00E15941">
          <w:rPr>
            <w:rFonts w:ascii="Times New Roman" w:hAnsi="Times New Roman"/>
            <w:i/>
            <w:iCs/>
            <w:sz w:val="24"/>
            <w:szCs w:val="24"/>
            <w:lang w:val="en-GB"/>
          </w:rPr>
          <w:t xml:space="preserve">public only and blended financing </w:t>
        </w:r>
        <w:r w:rsidR="00FE44BA">
          <w:rPr>
            <w:rFonts w:ascii="Times New Roman" w:hAnsi="Times New Roman"/>
            <w:i/>
            <w:iCs/>
            <w:sz w:val="24"/>
            <w:szCs w:val="24"/>
            <w:lang w:val="en-GB"/>
          </w:rPr>
          <w:t>are not signific</w:t>
        </w:r>
      </w:ins>
      <w:ins w:id="20" w:author="Nils Droste" w:date="2026-07-17T15:22:00Z" w16du:dateUtc="2026-07-17T13:22:00Z">
        <w:r w:rsidR="00AB2183">
          <w:rPr>
            <w:rFonts w:ascii="Times New Roman" w:hAnsi="Times New Roman"/>
            <w:i/>
            <w:iCs/>
            <w:sz w:val="24"/>
            <w:szCs w:val="24"/>
            <w:lang w:val="en-GB"/>
          </w:rPr>
          <w:t>antly different</w:t>
        </w:r>
      </w:ins>
      <w:ins w:id="21" w:author="Nils Droste" w:date="2026-07-17T15:33:00Z" w16du:dateUtc="2026-07-17T13:33:00Z">
        <w:r w:rsidR="00320185">
          <w:rPr>
            <w:rFonts w:ascii="Times New Roman" w:hAnsi="Times New Roman"/>
            <w:i/>
            <w:iCs/>
            <w:sz w:val="24"/>
            <w:szCs w:val="24"/>
            <w:lang w:val="en-GB"/>
          </w:rPr>
          <w:t xml:space="preserve"> from </w:t>
        </w:r>
      </w:ins>
      <w:ins w:id="22" w:author="Nils Droste" w:date="2026-07-17T15:34:00Z" w16du:dateUtc="2026-07-17T13:34:00Z">
        <w:r w:rsidR="00D30069">
          <w:rPr>
            <w:rFonts w:ascii="Times New Roman" w:hAnsi="Times New Roman"/>
            <w:i/>
            <w:iCs/>
            <w:sz w:val="24"/>
            <w:szCs w:val="24"/>
            <w:lang w:val="en-GB"/>
          </w:rPr>
          <w:t>each other.</w:t>
        </w:r>
      </w:ins>
      <w:ins w:id="23" w:author="Nils Droste" w:date="2026-07-17T15:33:00Z" w16du:dateUtc="2026-07-17T13:33:00Z">
        <w:r w:rsidR="00320185">
          <w:rPr>
            <w:rFonts w:ascii="Times New Roman" w:hAnsi="Times New Roman"/>
            <w:i/>
            <w:iCs/>
            <w:sz w:val="24"/>
            <w:szCs w:val="24"/>
            <w:lang w:val="en-GB"/>
          </w:rPr>
          <w:t xml:space="preserve"> </w:t>
        </w:r>
      </w:ins>
      <w:ins w:id="24" w:author="Codex methodological revision" w:date="2026-07-16T15:03:00Z">
        <w:del w:id="25" w:author="Nils Droste" w:date="2026-07-17T15:22:00Z" w16du:dateUtc="2026-07-17T13:22:00Z">
          <w:r w:rsidRPr="00A964B6" w:rsidDel="00447A33">
            <w:rPr>
              <w:rFonts w:ascii="Times New Roman" w:hAnsi="Times New Roman"/>
              <w:i/>
              <w:iCs/>
              <w:sz w:val="24"/>
              <w:szCs w:val="24"/>
              <w:lang w:val="en-GB"/>
            </w:rPr>
            <w:delText xml:space="preserve">The MNL estimates indicate that owners prefer public-only and blended financing to private-only financing. </w:delText>
          </w:r>
        </w:del>
        <w:del w:id="26" w:author="Nils Droste" w:date="2026-07-17T15:16:00Z" w16du:dateUtc="2026-07-17T13:16:00Z">
          <w:r w:rsidRPr="00A964B6" w:rsidDel="001D5F86">
            <w:rPr>
              <w:rFonts w:ascii="Times New Roman" w:hAnsi="Times New Roman"/>
              <w:i/>
              <w:iCs/>
              <w:sz w:val="24"/>
              <w:szCs w:val="24"/>
              <w:lang w:val="en-GB"/>
            </w:rPr>
            <w:delText>Across adequately simulated random-parameter specifications, however, public-only and blended financing cannot be reliably ranked</w:delText>
          </w:r>
        </w:del>
        <w:r w:rsidRPr="00A964B6">
          <w:rPr>
            <w:rFonts w:ascii="Times New Roman" w:hAnsi="Times New Roman"/>
            <w:i/>
            <w:iCs/>
            <w:sz w:val="24"/>
            <w:szCs w:val="24"/>
            <w:lang w:val="en-GB"/>
          </w:rPr>
          <w:t>.</w:t>
        </w:r>
      </w:ins>
      <w:r w:rsidRPr="00A964B6">
        <w:rPr>
          <w:rFonts w:ascii="Times New Roman" w:hAnsi="Times New Roman"/>
          <w:sz w:val="24"/>
          <w:szCs w:val="24"/>
          <w:lang w:val="en-GB"/>
        </w:rPr>
        <w:t xml:space="preserve"> </w:t>
      </w:r>
      <w:r w:rsidRPr="00A964B6">
        <w:rPr>
          <w:rFonts w:ascii="Times New Roman" w:hAnsi="Times New Roman"/>
          <w:i/>
          <w:iCs/>
          <w:sz w:val="24"/>
          <w:szCs w:val="24"/>
          <w:lang w:val="en-GB"/>
        </w:rPr>
        <w:t xml:space="preserve">To </w:t>
      </w:r>
      <w:del w:id="27" w:author="Nils Droste" w:date="2026-07-17T15:36:00Z" w16du:dateUtc="2026-07-17T13:36:00Z">
        <w:r w:rsidRPr="00A964B6" w:rsidDel="002A76FB">
          <w:rPr>
            <w:rFonts w:ascii="Times New Roman" w:hAnsi="Times New Roman"/>
            <w:i/>
            <w:iCs/>
            <w:sz w:val="24"/>
            <w:szCs w:val="24"/>
            <w:lang w:val="en-GB"/>
          </w:rPr>
          <w:delText xml:space="preserve">further </w:delText>
        </w:r>
      </w:del>
      <w:r w:rsidRPr="00A964B6">
        <w:rPr>
          <w:rFonts w:ascii="Times New Roman" w:hAnsi="Times New Roman"/>
          <w:i/>
          <w:iCs/>
          <w:sz w:val="24"/>
          <w:szCs w:val="24"/>
          <w:lang w:val="en-GB"/>
        </w:rPr>
        <w:t xml:space="preserve">substantiate the choice modelling, we provide qualitative evidence as to why owners prefer certain options. </w:t>
      </w:r>
      <w:del w:id="28" w:author="Nils Droste" w:date="2026-07-17T15:16:00Z" w16du:dateUtc="2026-07-17T13:16:00Z">
        <w:r w:rsidRPr="00A964B6" w:rsidDel="001D5F86">
          <w:rPr>
            <w:rFonts w:ascii="Times New Roman" w:hAnsi="Times New Roman"/>
            <w:i/>
            <w:iCs/>
            <w:sz w:val="24"/>
            <w:szCs w:val="24"/>
            <w:lang w:val="en-GB"/>
          </w:rPr>
          <w:delText>We find that private schemes need to offer</w:delText>
        </w:r>
        <w:r w:rsidRPr="00A964B6" w:rsidDel="001D5F86">
          <w:rPr>
            <w:rFonts w:ascii="Times New Roman" w:hAnsi="Times New Roman"/>
            <w:rPrChange w:id="29" w:author="Nils Droste" w:date="2026-07-17T15:15:00Z" w16du:dateUtc="2026-07-17T13:15:00Z">
              <w:rPr/>
            </w:rPrChange>
          </w:rPr>
          <w:delText>US$62.8 [US$28.9, US$96.6]</w:delText>
        </w:r>
      </w:del>
      <w:ins w:id="30" w:author="Replication audit" w:date="2026-07-15T13:10:00Z">
        <w:del w:id="31" w:author="Nils Droste" w:date="2026-07-17T15:16:00Z" w16du:dateUtc="2026-07-17T13:16:00Z">
          <w:r w:rsidRPr="00A964B6" w:rsidDel="001D5F86">
            <w:rPr>
              <w:rFonts w:ascii="Times New Roman" w:hAnsi="Times New Roman"/>
              <w:rPrChange w:id="32" w:author="Nils Droste" w:date="2026-07-17T15:15:00Z" w16du:dateUtc="2026-07-17T13:15:00Z">
                <w:rPr/>
              </w:rPrChange>
            </w:rPr>
            <w:delText>US$77.3 [US$35.6, US$119.0]</w:delText>
          </w:r>
        </w:del>
      </w:ins>
      <w:del w:id="33" w:author="Nils Droste" w:date="2026-07-17T15:16:00Z" w16du:dateUtc="2026-07-17T13:16:00Z">
        <w:r w:rsidRPr="00A964B6" w:rsidDel="001D5F86">
          <w:rPr>
            <w:rFonts w:ascii="Times New Roman" w:hAnsi="Times New Roman"/>
            <w:i/>
            <w:iCs/>
            <w:sz w:val="24"/>
            <w:szCs w:val="24"/>
            <w:lang w:val="en-GB"/>
          </w:rPr>
          <w:delText>more per hectare and year to reach parity in acceptability</w:delText>
        </w:r>
        <w:r w:rsidDel="001D5F86">
          <w:rPr>
            <w:rFonts w:ascii="Times New Roman" w:hAnsi="Times New Roman"/>
            <w:i/>
            <w:iCs/>
            <w:sz w:val="24"/>
            <w:szCs w:val="24"/>
            <w:lang w:val="en-GB"/>
          </w:rPr>
          <w:delText xml:space="preserve"> with public finance. </w:delText>
        </w:r>
      </w:del>
      <w:del w:id="34" w:author="Nils Droste" w:date="2026-07-17T15:23:00Z" w16du:dateUtc="2026-07-17T13:23:00Z">
        <w:r w:rsidDel="00116E2E">
          <w:rPr>
            <w:rFonts w:ascii="Times New Roman" w:hAnsi="Times New Roman"/>
            <w:i/>
            <w:iCs/>
            <w:sz w:val="24"/>
            <w:szCs w:val="24"/>
            <w:lang w:val="en-GB"/>
          </w:rPr>
          <w:delText>These findings suggest that purely private financing options would lose out on cost-savings facilitated by public financing</w:delText>
        </w:r>
      </w:del>
      <w:r>
        <w:rPr>
          <w:rFonts w:ascii="Times New Roman" w:hAnsi="Times New Roman"/>
          <w:i/>
          <w:iCs/>
          <w:sz w:val="24"/>
          <w:szCs w:val="24"/>
          <w:lang w:val="en-GB"/>
        </w:rPr>
        <w:t>.</w:t>
      </w:r>
      <w:r w:rsidRPr="00F20E7C">
        <w:rPr>
          <w:rFonts w:ascii="Times New Roman" w:hAnsi="Times New Roman"/>
          <w:i/>
          <w:iCs/>
          <w:color w:val="0E0E0E"/>
          <w:sz w:val="24"/>
          <w:szCs w:val="24"/>
          <w:lang w:val="en-GB"/>
        </w:rPr>
        <w:t xml:space="preserve"> One key reason is that public sources are perceived as </w:t>
      </w:r>
      <w:del w:id="35" w:author="Nils Droste" w:date="2026-07-17T15:40:00Z" w16du:dateUtc="2026-07-17T13:40:00Z">
        <w:r w:rsidRPr="00F20E7C" w:rsidDel="0009073D">
          <w:rPr>
            <w:rFonts w:ascii="Times New Roman" w:hAnsi="Times New Roman"/>
            <w:i/>
            <w:iCs/>
            <w:color w:val="0E0E0E"/>
            <w:sz w:val="24"/>
            <w:szCs w:val="24"/>
            <w:lang w:val="en-GB"/>
          </w:rPr>
          <w:delText xml:space="preserve">more </w:delText>
        </w:r>
      </w:del>
      <w:r w:rsidRPr="00F20E7C">
        <w:rPr>
          <w:rFonts w:ascii="Times New Roman" w:hAnsi="Times New Roman"/>
          <w:i/>
          <w:iCs/>
          <w:color w:val="0E0E0E"/>
          <w:sz w:val="24"/>
          <w:szCs w:val="24"/>
          <w:lang w:val="en-GB"/>
        </w:rPr>
        <w:t>trustworthy and reliable. To maximize eff</w:t>
      </w:r>
      <w:r w:rsidR="005D7B59">
        <w:rPr>
          <w:rFonts w:ascii="Times New Roman" w:hAnsi="Times New Roman"/>
          <w:i/>
          <w:iCs/>
          <w:color w:val="0E0E0E"/>
          <w:sz w:val="24"/>
          <w:szCs w:val="24"/>
          <w:lang w:val="en-GB"/>
        </w:rPr>
        <w:t>ectiveness</w:t>
      </w:r>
      <w:r w:rsidRPr="00F20E7C">
        <w:rPr>
          <w:rFonts w:ascii="Times New Roman" w:hAnsi="Times New Roman"/>
          <w:i/>
          <w:iCs/>
          <w:color w:val="0E0E0E"/>
          <w:sz w:val="24"/>
          <w:szCs w:val="24"/>
          <w:lang w:val="en-GB"/>
        </w:rPr>
        <w:t xml:space="preserve">, public finance </w:t>
      </w:r>
      <w:del w:id="36" w:author="Nils Droste" w:date="2026-07-17T15:23:00Z" w16du:dateUtc="2026-07-17T13:23:00Z">
        <w:r w:rsidRPr="00F20E7C" w:rsidDel="00116E2E">
          <w:rPr>
            <w:rFonts w:ascii="Times New Roman" w:hAnsi="Times New Roman"/>
            <w:i/>
            <w:iCs/>
            <w:color w:val="0E0E0E"/>
            <w:sz w:val="24"/>
            <w:szCs w:val="24"/>
            <w:lang w:val="en-GB"/>
          </w:rPr>
          <w:delText xml:space="preserve">may </w:delText>
        </w:r>
      </w:del>
      <w:ins w:id="37" w:author="Nils Droste" w:date="2026-07-17T15:23:00Z" w16du:dateUtc="2026-07-17T13:23:00Z">
        <w:r w:rsidR="00116E2E">
          <w:rPr>
            <w:rFonts w:ascii="Times New Roman" w:hAnsi="Times New Roman"/>
            <w:i/>
            <w:iCs/>
            <w:color w:val="0E0E0E"/>
            <w:sz w:val="24"/>
            <w:szCs w:val="24"/>
            <w:lang w:val="en-GB"/>
          </w:rPr>
          <w:t>could</w:t>
        </w:r>
        <w:r w:rsidR="00116E2E" w:rsidRPr="00F20E7C">
          <w:rPr>
            <w:rFonts w:ascii="Times New Roman" w:hAnsi="Times New Roman"/>
            <w:i/>
            <w:iCs/>
            <w:color w:val="0E0E0E"/>
            <w:sz w:val="24"/>
            <w:szCs w:val="24"/>
            <w:lang w:val="en-GB"/>
          </w:rPr>
          <w:t xml:space="preserve"> </w:t>
        </w:r>
      </w:ins>
      <w:r w:rsidRPr="00F20E7C">
        <w:rPr>
          <w:rFonts w:ascii="Times New Roman" w:hAnsi="Times New Roman"/>
          <w:i/>
          <w:iCs/>
          <w:color w:val="0E0E0E"/>
          <w:sz w:val="24"/>
          <w:szCs w:val="24"/>
          <w:lang w:val="en-GB"/>
        </w:rPr>
        <w:t xml:space="preserve">therefore be </w:t>
      </w:r>
      <w:del w:id="38" w:author="Nils Droste" w:date="2026-07-17T15:23:00Z" w16du:dateUtc="2026-07-17T13:23:00Z">
        <w:r w:rsidRPr="00F20E7C" w:rsidDel="00116E2E">
          <w:rPr>
            <w:rFonts w:ascii="Times New Roman" w:hAnsi="Times New Roman"/>
            <w:i/>
            <w:iCs/>
            <w:color w:val="0E0E0E"/>
            <w:sz w:val="24"/>
            <w:szCs w:val="24"/>
            <w:lang w:val="en-GB"/>
          </w:rPr>
          <w:delText xml:space="preserve">best </w:delText>
        </w:r>
      </w:del>
      <w:r w:rsidRPr="00F20E7C">
        <w:rPr>
          <w:rFonts w:ascii="Times New Roman" w:hAnsi="Times New Roman"/>
          <w:i/>
          <w:iCs/>
          <w:color w:val="0E0E0E"/>
          <w:sz w:val="24"/>
          <w:szCs w:val="24"/>
          <w:lang w:val="en-GB"/>
        </w:rPr>
        <w:t>directed toward costly, high-impact conservation practices such as re-wetting forests and enhancing bird diversity. Blended financing and government de-risking may help scale conservation efforts.</w:t>
      </w:r>
    </w:p>
    <w:p w14:paraId="08FAF70A" w14:textId="236D45C1" w:rsidR="005113C8" w:rsidRPr="005113C8" w:rsidRDefault="005113C8" w:rsidP="005113C8">
      <w:pPr>
        <w:spacing w:line="240" w:lineRule="auto"/>
        <w:jc w:val="both"/>
        <w:rPr>
          <w:rFonts w:ascii="Times New Roman" w:hAnsi="Times New Roman"/>
          <w:i/>
          <w:iCs/>
          <w:color w:val="0E0E0E"/>
          <w:szCs w:val="22"/>
          <w:lang w:val="en-GB" w:eastAsia="zh-CN"/>
        </w:rPr>
      </w:pPr>
    </w:p>
    <w:p w14:paraId="2954ACB9" w14:textId="77777777" w:rsidR="009D16C8" w:rsidRDefault="009D16C8" w:rsidP="009D16C8">
      <w:pPr>
        <w:spacing w:line="240" w:lineRule="auto"/>
      </w:pPr>
    </w:p>
    <w:p w14:paraId="7C7F930E" w14:textId="179AF29C" w:rsidR="00AE000A" w:rsidRPr="00F11382" w:rsidRDefault="00AE000A" w:rsidP="00AE000A">
      <w:pPr>
        <w:pStyle w:val="Heading1"/>
        <w:rPr>
          <w:rFonts w:ascii="Calibri" w:hAnsi="Calibri" w:cs="Calibri"/>
          <w:color w:val="000000" w:themeColor="text1"/>
          <w:sz w:val="32"/>
          <w:szCs w:val="32"/>
        </w:rPr>
      </w:pPr>
      <w:r>
        <w:rPr>
          <w:rFonts w:ascii="Calibri" w:hAnsi="Calibri" w:cs="Calibri"/>
          <w:color w:val="000000" w:themeColor="text1"/>
          <w:sz w:val="32"/>
          <w:szCs w:val="32"/>
        </w:rPr>
        <w:t>Main</w:t>
      </w:r>
    </w:p>
    <w:p w14:paraId="37004760" w14:textId="56142016" w:rsidR="009D16C8" w:rsidRPr="00426444" w:rsidRDefault="00426444" w:rsidP="00426444">
      <w:pPr>
        <w:spacing w:after="160" w:line="278" w:lineRule="auto"/>
        <w:jc w:val="both"/>
        <w:rPr>
          <w:rFonts w:ascii="Times New Roman" w:hAnsi="Times New Roman"/>
          <w:sz w:val="24"/>
          <w:szCs w:val="24"/>
          <w:lang w:val="en-GB"/>
        </w:rPr>
      </w:pPr>
      <w:r w:rsidRPr="00426444">
        <w:rPr>
          <w:rFonts w:ascii="Times New Roman" w:hAnsi="Times New Roman"/>
          <w:sz w:val="24"/>
          <w:szCs w:val="24"/>
          <w:lang w:val="en-GB"/>
        </w:rPr>
        <w:t xml:space="preserve">The Global Biodiversity Framework aims at mobilizing finances from both public and private sources </w:t>
      </w:r>
      <w:r w:rsidR="00CD4B58">
        <w:rPr>
          <w:rFonts w:ascii="Times New Roman" w:hAnsi="Times New Roman"/>
          <w:sz w:val="24"/>
          <w:szCs w:val="24"/>
          <w:lang w:val="en-GB"/>
        </w:rPr>
        <w:t>to halt biodiversity loss, yet doing so requires</w:t>
      </w:r>
      <w:r w:rsidR="009D16C8" w:rsidRPr="009D16C8">
        <w:rPr>
          <w:rFonts w:ascii="Times New Roman" w:hAnsi="Times New Roman"/>
          <w:sz w:val="24"/>
          <w:szCs w:val="24"/>
          <w:lang w:val="en-GB"/>
        </w:rPr>
        <w:t xml:space="preserve"> clos</w:t>
      </w:r>
      <w:r w:rsidR="00CD4B58">
        <w:rPr>
          <w:rFonts w:ascii="Times New Roman" w:hAnsi="Times New Roman"/>
          <w:sz w:val="24"/>
          <w:szCs w:val="24"/>
          <w:lang w:val="en-GB"/>
        </w:rPr>
        <w:t>ing an estimated</w:t>
      </w:r>
      <w:r w:rsidR="009D16C8" w:rsidRPr="009D16C8">
        <w:rPr>
          <w:rFonts w:ascii="Times New Roman" w:hAnsi="Times New Roman"/>
          <w:sz w:val="24"/>
          <w:szCs w:val="24"/>
          <w:lang w:val="en-GB"/>
        </w:rPr>
        <w:t xml:space="preserve"> financing gap of </w:t>
      </w:r>
      <w:r w:rsidR="00CD4B58">
        <w:rPr>
          <w:rFonts w:ascii="Times New Roman" w:hAnsi="Times New Roman"/>
          <w:sz w:val="24"/>
          <w:szCs w:val="24"/>
          <w:lang w:val="en-GB"/>
        </w:rPr>
        <w:t>US</w:t>
      </w:r>
      <w:r w:rsidR="009D16C8" w:rsidRPr="009D16C8">
        <w:rPr>
          <w:rFonts w:ascii="Times New Roman" w:hAnsi="Times New Roman"/>
          <w:sz w:val="24"/>
          <w:szCs w:val="24"/>
          <w:lang w:val="en-GB"/>
        </w:rPr>
        <w:t xml:space="preserve">$598 to </w:t>
      </w:r>
      <w:r w:rsidR="00CD4B58">
        <w:rPr>
          <w:rFonts w:ascii="Times New Roman" w:hAnsi="Times New Roman"/>
          <w:sz w:val="24"/>
          <w:szCs w:val="24"/>
          <w:lang w:val="en-GB"/>
        </w:rPr>
        <w:t>US</w:t>
      </w:r>
      <w:r w:rsidR="009D16C8" w:rsidRPr="009D16C8">
        <w:rPr>
          <w:rFonts w:ascii="Times New Roman" w:hAnsi="Times New Roman"/>
          <w:sz w:val="24"/>
          <w:szCs w:val="24"/>
          <w:lang w:val="en-GB"/>
        </w:rPr>
        <w:t>$824 billion per year</w:t>
      </w:r>
      <w:r w:rsidR="003D7BB1">
        <w:rPr>
          <w:rFonts w:ascii="Times New Roman" w:hAnsi="Times New Roman"/>
          <w:sz w:val="24"/>
          <w:szCs w:val="24"/>
          <w:lang w:val="en-GB"/>
        </w:rPr>
        <w:t xml:space="preserve"> </w:t>
      </w:r>
      <w:r w:rsidR="008A3C96">
        <w:rPr>
          <w:rFonts w:ascii="Times New Roman" w:hAnsi="Times New Roman"/>
          <w:sz w:val="24"/>
          <w:szCs w:val="24"/>
          <w:lang w:val="en-GB"/>
        </w:rPr>
        <w:fldChar w:fldCharType="begin"/>
      </w:r>
      <w:r w:rsidR="008A3C96">
        <w:rPr>
          <w:rFonts w:ascii="Times New Roman" w:hAnsi="Times New Roman"/>
          <w:sz w:val="24"/>
          <w:szCs w:val="24"/>
          <w:lang w:val="en-GB"/>
        </w:rPr>
        <w:instrText xml:space="preserve"> ADDIN ZOTERO_ITEM CSL_CITATION {"citationID":"8ULf2yRT","properties":{"formattedCitation":"(1)","plainCitation":"(1)","noteIndex":0},"citationItems":[{"id":4376,"uris":["http://zotero.org/users/11471439/items/354Y5YC7"],"itemData":{"id":4376,"type":"report","publisher":"Paulson Institute","title":"Financing nature: Closing the global biodiversity financing gap","URL":"https://www.paulsoninstitute.org/wp-content/uploads/2020/10/Updated-10.23.20-FINANCING-NATURE_Exec.-Summary_Final-with-endorsements_101420.pdf","author":[{"family":"Deutz","given":"Andrew"},{"family":"Heal","given":"Geoffrey M."},{"family":"Niu","given":"Rose"},{"family":"Swanson","given":"Eric"},{"family":"Townshend","given":"Terry"},{"family":"Li","given":"Zhu"},{"family":"Delmar","given":"Alejandro"},{"family":"Meghji","given":"Alqayam"},{"family":"Sethi","given":"Suresh A."},{"family":"Tobin-de la Puente","given":"John"}],"issued":{"date-parts":[["2020"]]}}}],"schema":"https://github.com/citation-style-language/schema/raw/master/csl-citation.json"} </w:instrText>
      </w:r>
      <w:r w:rsidR="008A3C96">
        <w:rPr>
          <w:rFonts w:ascii="Times New Roman" w:hAnsi="Times New Roman"/>
          <w:sz w:val="24"/>
          <w:szCs w:val="24"/>
          <w:lang w:val="en-GB"/>
        </w:rPr>
        <w:fldChar w:fldCharType="separate"/>
      </w:r>
      <w:r w:rsidR="008A3C96" w:rsidRPr="003126AD">
        <w:rPr>
          <w:rFonts w:ascii="Times New Roman" w:eastAsiaTheme="minorEastAsia" w:hAnsi="Times New Roman"/>
          <w:sz w:val="24"/>
          <w:szCs w:val="24"/>
          <w:lang w:eastAsia="zh-CN"/>
          <w14:ligatures w14:val="standardContextual"/>
          <w:rPrChange w:id="39" w:author="Nils Droste" w:date="2026-07-14T14:17:00Z" w16du:dateUtc="2026-07-14T12:17:00Z">
            <w:rPr>
              <w:rFonts w:ascii="Times New Roman" w:eastAsiaTheme="minorEastAsia" w:hAnsi="Times New Roman"/>
              <w:sz w:val="24"/>
              <w:szCs w:val="24"/>
              <w:lang w:val="da-DK" w:eastAsia="zh-CN"/>
              <w14:ligatures w14:val="standardContextual"/>
            </w:rPr>
          </w:rPrChange>
        </w:rPr>
        <w:t>(1)</w:t>
      </w:r>
      <w:r w:rsidR="008A3C96">
        <w:rPr>
          <w:rFonts w:ascii="Times New Roman" w:hAnsi="Times New Roman"/>
          <w:sz w:val="24"/>
          <w:szCs w:val="24"/>
          <w:lang w:val="en-GB"/>
        </w:rPr>
        <w:fldChar w:fldCharType="end"/>
      </w:r>
      <w:r w:rsidR="009D16C8" w:rsidRPr="00426444">
        <w:rPr>
          <w:rFonts w:ascii="Times New Roman" w:hAnsi="Times New Roman"/>
          <w:sz w:val="24"/>
          <w:szCs w:val="24"/>
          <w:lang w:val="en-GB"/>
        </w:rPr>
        <w:t xml:space="preserve">. The prevailing assumption is that public funding is </w:t>
      </w:r>
      <w:r w:rsidR="009D16C8" w:rsidRPr="00426444">
        <w:rPr>
          <w:rFonts w:ascii="Times New Roman" w:hAnsi="Times New Roman"/>
          <w:sz w:val="24"/>
          <w:szCs w:val="24"/>
          <w:lang w:val="en-GB"/>
        </w:rPr>
        <w:lastRenderedPageBreak/>
        <w:t>insufficient to protect biodiversity, and that</w:t>
      </w:r>
      <w:r>
        <w:rPr>
          <w:rFonts w:ascii="Times New Roman" w:hAnsi="Times New Roman"/>
          <w:sz w:val="24"/>
          <w:szCs w:val="24"/>
          <w:lang w:val="en-GB"/>
        </w:rPr>
        <w:t xml:space="preserve"> substantial</w:t>
      </w:r>
      <w:r w:rsidR="009D16C8" w:rsidRPr="00426444">
        <w:rPr>
          <w:rFonts w:ascii="Times New Roman" w:hAnsi="Times New Roman"/>
          <w:sz w:val="24"/>
          <w:szCs w:val="24"/>
          <w:lang w:val="en-GB"/>
        </w:rPr>
        <w:t xml:space="preserve"> private financing needs to be leveraged. While there is </w:t>
      </w:r>
      <w:r w:rsidRPr="00426444">
        <w:rPr>
          <w:rFonts w:ascii="Times New Roman" w:hAnsi="Times New Roman"/>
          <w:sz w:val="24"/>
          <w:szCs w:val="24"/>
          <w:lang w:val="en-GB"/>
        </w:rPr>
        <w:t xml:space="preserve">great </w:t>
      </w:r>
      <w:r w:rsidR="009D16C8" w:rsidRPr="00426444">
        <w:rPr>
          <w:rFonts w:ascii="Times New Roman" w:hAnsi="Times New Roman"/>
          <w:sz w:val="24"/>
          <w:szCs w:val="24"/>
          <w:lang w:val="en-GB"/>
        </w:rPr>
        <w:t>optimism that innovative biodiversity financing</w:t>
      </w:r>
      <w:r>
        <w:rPr>
          <w:rFonts w:ascii="Times New Roman" w:hAnsi="Times New Roman"/>
          <w:sz w:val="24"/>
          <w:szCs w:val="24"/>
          <w:lang w:val="en-GB"/>
        </w:rPr>
        <w:t xml:space="preserve"> mechanisms</w:t>
      </w:r>
      <w:r w:rsidR="009D16C8" w:rsidRPr="00426444">
        <w:rPr>
          <w:rFonts w:ascii="Times New Roman" w:hAnsi="Times New Roman"/>
          <w:sz w:val="24"/>
          <w:szCs w:val="24"/>
          <w:lang w:val="en-GB"/>
        </w:rPr>
        <w:t xml:space="preserve"> will help to solve the biodiversity crisis</w:t>
      </w:r>
      <w:r w:rsidR="003D7BB1">
        <w:rPr>
          <w:rFonts w:ascii="Times New Roman" w:hAnsi="Times New Roman"/>
          <w:sz w:val="24"/>
          <w:szCs w:val="24"/>
          <w:lang w:val="en-GB"/>
        </w:rPr>
        <w:t xml:space="preserve"> </w:t>
      </w:r>
      <w:r w:rsidR="008A3C96">
        <w:rPr>
          <w:rFonts w:ascii="Times New Roman" w:hAnsi="Times New Roman"/>
          <w:sz w:val="24"/>
          <w:szCs w:val="24"/>
          <w:lang w:val="en-GB"/>
        </w:rPr>
        <w:fldChar w:fldCharType="begin"/>
      </w:r>
      <w:r w:rsidR="008A3C96">
        <w:rPr>
          <w:rFonts w:ascii="Times New Roman" w:hAnsi="Times New Roman"/>
          <w:sz w:val="24"/>
          <w:szCs w:val="24"/>
          <w:lang w:val="en-GB"/>
        </w:rPr>
        <w:instrText xml:space="preserve"> ADDIN ZOTERO_ITEM CSL_CITATION {"citationID":"7s7regQL","properties":{"formattedCitation":"(2)","plainCitation":"(2)","noteIndex":0},"citationItems":[{"id":4494,"uris":["http://zotero.org/users/11471439/items/EETAEGWG"],"itemData":{"id":4494,"type":"article-journal","container-title":"Nature","DOI":"10.1038/d41586-024-03475-2","ISSN":"0028-0836, 1476-4687","issue":"8036","journalAbbreviation":"Nature","language":"en","license":"https://www.springernature.com/gp/researchers/text-and-data-mining","page":"1045-1049","source":"DOI.org (Crossref)","title":"How biodiversity credits could help to conserve and restore nature","volume":"634","author":[{"family":"Antonelli","given":"Alexandre"},{"family":"Rueda","given":"Ximena"},{"family":"Calcagno","given":"Robert"},{"family":"Nantongo Kalunda","given":"Pauline"}],"issued":{"date-parts":[["2024",10,31]]}}}],"schema":"https://github.com/citation-style-language/schema/raw/master/csl-citation.json"} </w:instrText>
      </w:r>
      <w:r w:rsidR="008A3C96">
        <w:rPr>
          <w:rFonts w:ascii="Times New Roman" w:hAnsi="Times New Roman"/>
          <w:sz w:val="24"/>
          <w:szCs w:val="24"/>
          <w:lang w:val="en-GB"/>
        </w:rPr>
        <w:fldChar w:fldCharType="separate"/>
      </w:r>
      <w:r w:rsidR="008A3C96">
        <w:rPr>
          <w:rFonts w:ascii="Times New Roman" w:hAnsi="Times New Roman"/>
          <w:noProof/>
          <w:sz w:val="24"/>
          <w:szCs w:val="24"/>
          <w:lang w:val="en-GB"/>
        </w:rPr>
        <w:t>(2)</w:t>
      </w:r>
      <w:r w:rsidR="008A3C96">
        <w:rPr>
          <w:rFonts w:ascii="Times New Roman" w:hAnsi="Times New Roman"/>
          <w:sz w:val="24"/>
          <w:szCs w:val="24"/>
          <w:lang w:val="en-GB"/>
        </w:rPr>
        <w:fldChar w:fldCharType="end"/>
      </w:r>
      <w:r w:rsidR="009D16C8" w:rsidRPr="00426444">
        <w:rPr>
          <w:rFonts w:ascii="Times New Roman" w:hAnsi="Times New Roman"/>
          <w:sz w:val="24"/>
          <w:szCs w:val="24"/>
          <w:lang w:val="en-GB"/>
        </w:rPr>
        <w:t xml:space="preserve">, several studies highlight major obstacles to scaling private investment. These include hesitancy due to regulatory </w:t>
      </w:r>
      <w:r>
        <w:rPr>
          <w:rFonts w:ascii="Times New Roman" w:hAnsi="Times New Roman"/>
          <w:sz w:val="24"/>
          <w:szCs w:val="24"/>
          <w:lang w:val="en-GB"/>
        </w:rPr>
        <w:t>uncertainty</w:t>
      </w:r>
      <w:r w:rsidR="003D7BB1">
        <w:rPr>
          <w:rFonts w:ascii="Times New Roman" w:hAnsi="Times New Roman"/>
          <w:sz w:val="24"/>
          <w:szCs w:val="24"/>
          <w:lang w:val="en-GB"/>
        </w:rPr>
        <w:t xml:space="preserve"> </w:t>
      </w:r>
      <w:r w:rsidR="008A3C96">
        <w:rPr>
          <w:rFonts w:ascii="Times New Roman" w:hAnsi="Times New Roman"/>
          <w:sz w:val="24"/>
          <w:szCs w:val="24"/>
          <w:lang w:val="en-GB"/>
        </w:rPr>
        <w:fldChar w:fldCharType="begin"/>
      </w:r>
      <w:r w:rsidR="008A3C96">
        <w:rPr>
          <w:rFonts w:ascii="Times New Roman" w:hAnsi="Times New Roman"/>
          <w:sz w:val="24"/>
          <w:szCs w:val="24"/>
          <w:lang w:val="en-GB"/>
        </w:rPr>
        <w:instrText xml:space="preserve"> ADDIN ZOTERO_ITEM CSL_CITATION {"citationID":"1cYCZ7xO","properties":{"formattedCitation":"(3)","plainCitation":"(3)","noteIndex":0},"citationItems":[{"id":4464,"uris":["http://zotero.org/users/11471439/items/MXUA8387"],"itemData":{"id":4464,"type":"article-journal","abstract":"Abstract\n            European countries have committed to ambitious upscaling of privately funded nature conservation. We review the status and drivers of biodiversity finance in Europe. By implementing semistructured interviews with 25 biodiversity finance key informants and three focus groups across Europe, we explore opportunities and challenges for upscaling private investment in nature. Opportunities arise from macroeconomic and regulatory changes, along with various technological and financial innovations and growing professional experience. However, persistent barriers to upscaling include the ongoing lack of highly profitable investment opportunities and the multitude of risks facing investors, including political, ecological and reputational risks influencing supply and demand of investment opportunities. Public policy plays the foundational role in creating and hindering these mechanisms. Public policy can create nature markets and investment opportunities, meanwhile agricultural subsidies and poor coordination between public funding sources undermine the supply of return-seeking investment opportunities. Investors demand derisking investments from uncertainties; in part caused by political uncertainty. These markets require profound state intervention to enable upscaling whilst achieving positive ecological outcomes; private investment will probably not upscale without major public policy change and public investment.","container-title":"Nature Ecology &amp; Evolution","DOI":"10.1038/s41559-024-02632-0","ISSN":"2397-334X","issue":"3","journalAbbreviation":"Nat Ecol Evol","language":"en","page":"515-524","source":"DOI.org (Crossref)","title":"The current state, opportunities and challenges for upscaling private investment in biodiversity in Europe","volume":"9","author":[{"family":"Zu Ermgassen","given":"Sophus O.S.E."},{"family":"Hawkins","given":"Isobel"},{"family":"Lundhede","given":"Thomas"},{"family":"Liu","given":"Qian"},{"family":"Thorsen","given":"Bo Jellesmark"},{"family":"Bull","given":"Joseph W."}],"issued":{"date-parts":[["2025",2,5]]}}}],"schema":"https://github.com/citation-style-language/schema/raw/master/csl-citation.json"} </w:instrText>
      </w:r>
      <w:r w:rsidR="008A3C96">
        <w:rPr>
          <w:rFonts w:ascii="Times New Roman" w:hAnsi="Times New Roman"/>
          <w:sz w:val="24"/>
          <w:szCs w:val="24"/>
          <w:lang w:val="en-GB"/>
        </w:rPr>
        <w:fldChar w:fldCharType="separate"/>
      </w:r>
      <w:r w:rsidR="008A3C96">
        <w:rPr>
          <w:rFonts w:ascii="Times New Roman" w:hAnsi="Times New Roman"/>
          <w:noProof/>
          <w:sz w:val="24"/>
          <w:szCs w:val="24"/>
          <w:lang w:val="en-GB"/>
        </w:rPr>
        <w:t>(3)</w:t>
      </w:r>
      <w:r w:rsidR="008A3C96">
        <w:rPr>
          <w:rFonts w:ascii="Times New Roman" w:hAnsi="Times New Roman"/>
          <w:sz w:val="24"/>
          <w:szCs w:val="24"/>
          <w:lang w:val="en-GB"/>
        </w:rPr>
        <w:fldChar w:fldCharType="end"/>
      </w:r>
      <w:r w:rsidR="009D16C8" w:rsidRPr="00426444">
        <w:rPr>
          <w:rFonts w:ascii="Times New Roman" w:hAnsi="Times New Roman"/>
          <w:sz w:val="24"/>
          <w:szCs w:val="24"/>
          <w:lang w:val="en-GB"/>
        </w:rPr>
        <w:t>, concerns over additionality and credibility of financed conservation measures</w:t>
      </w:r>
      <w:r w:rsidR="003D7BB1">
        <w:rPr>
          <w:rFonts w:ascii="Times New Roman" w:hAnsi="Times New Roman"/>
          <w:sz w:val="24"/>
          <w:szCs w:val="24"/>
          <w:lang w:val="en-GB"/>
        </w:rPr>
        <w:t xml:space="preserve"> </w:t>
      </w:r>
      <w:r w:rsidR="008A3C96">
        <w:rPr>
          <w:rFonts w:ascii="Times New Roman" w:hAnsi="Times New Roman"/>
          <w:sz w:val="24"/>
          <w:szCs w:val="24"/>
          <w:lang w:val="en-GB"/>
        </w:rPr>
        <w:fldChar w:fldCharType="begin"/>
      </w:r>
      <w:r w:rsidR="008A3C96">
        <w:rPr>
          <w:rFonts w:ascii="Times New Roman" w:hAnsi="Times New Roman"/>
          <w:sz w:val="24"/>
          <w:szCs w:val="24"/>
          <w:lang w:val="en-GB"/>
        </w:rPr>
        <w:instrText xml:space="preserve"> ADDIN ZOTERO_ITEM CSL_CITATION {"citationID":"CYaHctFt","properties":{"formattedCitation":"(4)","plainCitation":"(4)","noteIndex":0},"citationItems":[{"id":4105,"uris":["http://zotero.org/users/11471439/items/6W9ZSND9"],"itemData":{"id":4105,"type":"article-journal","container-title":"Nature Ecology &amp; Evolution","DOI":"10.1038/s41559-023-02098-6","ISSN":"2397-334X","issue":"9","journalAbbreviation":"Nat Ecol Evol","language":"en","page":"1339-1342","source":"DOI.org (Crossref)","title":"Heavy reliance on private finance alone will not deliver conservation goals","volume":"7","author":[{"family":"Kedward","given":"Katie"},{"family":"Zu Ermgassen","given":"Sophus"},{"family":"Ryan-Collins","given":"Josh"},{"family":"Wunder","given":"Sven"}],"issued":{"date-parts":[["2023",6,12]]}}}],"schema":"https://github.com/citation-style-language/schema/raw/master/csl-citation.json"} </w:instrText>
      </w:r>
      <w:r w:rsidR="008A3C96">
        <w:rPr>
          <w:rFonts w:ascii="Times New Roman" w:hAnsi="Times New Roman"/>
          <w:sz w:val="24"/>
          <w:szCs w:val="24"/>
          <w:lang w:val="en-GB"/>
        </w:rPr>
        <w:fldChar w:fldCharType="separate"/>
      </w:r>
      <w:r w:rsidR="008A3C96">
        <w:rPr>
          <w:rFonts w:ascii="Times New Roman" w:hAnsi="Times New Roman"/>
          <w:noProof/>
          <w:sz w:val="24"/>
          <w:szCs w:val="24"/>
          <w:lang w:val="en-GB"/>
        </w:rPr>
        <w:t>(4)</w:t>
      </w:r>
      <w:r w:rsidR="008A3C96">
        <w:rPr>
          <w:rFonts w:ascii="Times New Roman" w:hAnsi="Times New Roman"/>
          <w:sz w:val="24"/>
          <w:szCs w:val="24"/>
          <w:lang w:val="en-GB"/>
        </w:rPr>
        <w:fldChar w:fldCharType="end"/>
      </w:r>
      <w:r w:rsidR="009D16C8" w:rsidRPr="00426444">
        <w:rPr>
          <w:rFonts w:ascii="Times New Roman" w:hAnsi="Times New Roman"/>
          <w:sz w:val="24"/>
          <w:szCs w:val="24"/>
          <w:lang w:val="en-GB"/>
        </w:rPr>
        <w:t>, and limited uptake even when mechanisms such as biodiversity credits and blended finance are in place due to uncertain returns and unclear regulatory frameworks</w:t>
      </w:r>
      <w:r w:rsidR="003D7BB1">
        <w:rPr>
          <w:rFonts w:ascii="Times New Roman" w:hAnsi="Times New Roman"/>
          <w:sz w:val="24"/>
          <w:szCs w:val="24"/>
          <w:lang w:val="en-GB"/>
        </w:rPr>
        <w:t xml:space="preserve"> </w:t>
      </w:r>
      <w:r w:rsidR="008A3C96">
        <w:rPr>
          <w:rFonts w:ascii="Times New Roman" w:hAnsi="Times New Roman"/>
          <w:sz w:val="24"/>
          <w:szCs w:val="24"/>
          <w:lang w:val="en-GB"/>
        </w:rPr>
        <w:fldChar w:fldCharType="begin"/>
      </w:r>
      <w:r w:rsidR="008A3C96">
        <w:rPr>
          <w:rFonts w:ascii="Times New Roman" w:hAnsi="Times New Roman"/>
          <w:sz w:val="24"/>
          <w:szCs w:val="24"/>
          <w:lang w:val="en-GB"/>
        </w:rPr>
        <w:instrText xml:space="preserve"> ADDIN ZOTERO_ITEM CSL_CITATION {"citationID":"llLVL1hj","properties":{"formattedCitation":"(5)","plainCitation":"(5)","noteIndex":0},"citationItems":[{"id":4470,"uris":["http://zotero.org/users/11471439/items/Z3TVJ7WU"],"itemData":{"id":4470,"type":"article-journal","abstract":"Abstract\n            Increased private finance can accelerate forest and landscape restoration globally. Here we conduct semi-structured interviews with asset managers, corporations and restoration finance experts to examine incentives and barriers to private restoration finance. Next, we assess what type of restoration projects and regions appeal to different private funders and how current financial barriers can be overcome. We show that market incentives for corporations include meeting net-emission-reduction commitments, impact and sustainable branding opportunities, and promotion of sustainability in supply chains. Conversely, asset managers face stronger barriers to investing in restoration as it is deemed a high-risk, unknown investment with low profitability. We find that investment finance biases towards restoration projects in low-risk areas and corporate finance towards areas with business presence. Both private finance types tend to omit projects focusing on natural regeneration. Through expanded and diversified markets for restoration benefits, strong public policy support and new financial instruments, private finance for restoration can be scaled for a wider variety of restoration projects in more diverse geographical contexts.","container-title":"Nature Ecology &amp; Evolution","DOI":"10.1038/s41559-023-02037-5","ISSN":"2397-334X","issue":"5","journalAbbreviation":"Nat Ecol Evol","language":"en","page":"707-715","source":"DOI.org (Crossref)","title":"Incentives and barriers to private finance for forest and landscape restoration","volume":"7","author":[{"family":"Löfqvist","given":"Sara"},{"family":"Garrett","given":"Rachael D."},{"family":"Ghazoul","given":"Jaboury"}],"issued":{"date-parts":[["2023",5,8]]}}}],"schema":"https://github.com/citation-style-language/schema/raw/master/csl-citation.json"} </w:instrText>
      </w:r>
      <w:r w:rsidR="008A3C96">
        <w:rPr>
          <w:rFonts w:ascii="Times New Roman" w:hAnsi="Times New Roman"/>
          <w:sz w:val="24"/>
          <w:szCs w:val="24"/>
          <w:lang w:val="en-GB"/>
        </w:rPr>
        <w:fldChar w:fldCharType="separate"/>
      </w:r>
      <w:r w:rsidR="008A3C96">
        <w:rPr>
          <w:rFonts w:ascii="Times New Roman" w:hAnsi="Times New Roman"/>
          <w:noProof/>
          <w:sz w:val="24"/>
          <w:szCs w:val="24"/>
          <w:lang w:val="en-GB"/>
        </w:rPr>
        <w:t>(5)</w:t>
      </w:r>
      <w:r w:rsidR="008A3C96">
        <w:rPr>
          <w:rFonts w:ascii="Times New Roman" w:hAnsi="Times New Roman"/>
          <w:sz w:val="24"/>
          <w:szCs w:val="24"/>
          <w:lang w:val="en-GB"/>
        </w:rPr>
        <w:fldChar w:fldCharType="end"/>
      </w:r>
      <w:r w:rsidR="009D16C8" w:rsidRPr="00426444">
        <w:rPr>
          <w:rFonts w:ascii="Times New Roman" w:hAnsi="Times New Roman"/>
          <w:sz w:val="24"/>
          <w:szCs w:val="24"/>
          <w:lang w:val="en-GB"/>
        </w:rPr>
        <w:t>. Recent evidence of over</w:t>
      </w:r>
      <w:r w:rsidRPr="00426444">
        <w:rPr>
          <w:rFonts w:ascii="Times New Roman" w:hAnsi="Times New Roman"/>
          <w:sz w:val="24"/>
          <w:szCs w:val="24"/>
          <w:lang w:val="en-GB"/>
        </w:rPr>
        <w:t>-</w:t>
      </w:r>
      <w:r w:rsidR="009D16C8" w:rsidRPr="00426444">
        <w:rPr>
          <w:rFonts w:ascii="Times New Roman" w:hAnsi="Times New Roman"/>
          <w:sz w:val="24"/>
          <w:szCs w:val="24"/>
          <w:lang w:val="en-GB"/>
        </w:rPr>
        <w:t>crediting and limited additionality in voluntary market mechanisms</w:t>
      </w:r>
      <w:r>
        <w:rPr>
          <w:rFonts w:ascii="Times New Roman" w:hAnsi="Times New Roman"/>
          <w:sz w:val="24"/>
          <w:szCs w:val="24"/>
          <w:lang w:val="en-GB"/>
        </w:rPr>
        <w:t xml:space="preserve"> for climate markets</w:t>
      </w:r>
      <w:r w:rsidR="003D7BB1">
        <w:rPr>
          <w:rFonts w:ascii="Times New Roman" w:hAnsi="Times New Roman"/>
          <w:sz w:val="24"/>
          <w:szCs w:val="24"/>
          <w:lang w:val="en-GB"/>
        </w:rPr>
        <w:t xml:space="preserve"> </w:t>
      </w:r>
      <w:r w:rsidR="00AB4775">
        <w:rPr>
          <w:rFonts w:ascii="Times New Roman" w:hAnsi="Times New Roman"/>
          <w:sz w:val="24"/>
          <w:szCs w:val="24"/>
          <w:lang w:val="en-GB"/>
        </w:rPr>
        <w:fldChar w:fldCharType="begin"/>
      </w:r>
      <w:r w:rsidR="00AB4775">
        <w:rPr>
          <w:rFonts w:ascii="Times New Roman" w:hAnsi="Times New Roman"/>
          <w:sz w:val="24"/>
          <w:szCs w:val="24"/>
          <w:lang w:val="en-GB"/>
        </w:rPr>
        <w:instrText xml:space="preserve"> ADDIN ZOTERO_ITEM CSL_CITATION {"citationID":"TIej8i5n","properties":{"formattedCitation":"(6)","plainCitation":"(6)","noteIndex":0},"citationItems":[{"id":4650,"uris":["http://zotero.org/users/11471439/items/PVTAMJVX"],"itemData":{"id":4650,"type":"article-journal","container-title":"Annual Review of Environment and Resources","DOI":"10.1146/annurev-environ-112823-064813","journalAbbreviation":"Annu. Rev. Environ. Resour.","language":"en","page":"649-680","source":"Zotero","title":"Are Carbon Offsets Fixable?","volume":"50","author":[{"family":"Romm","given":"Joseph"},{"family":"Lezak","given":"Stephen"},{"family":"Alshamsi","given":"Amna"}],"issued":{"date-parts":[["2025"]]}}}],"schema":"https://github.com/citation-style-language/schema/raw/master/csl-citation.json"} </w:instrText>
      </w:r>
      <w:r w:rsidR="00AB4775">
        <w:rPr>
          <w:rFonts w:ascii="Times New Roman" w:hAnsi="Times New Roman"/>
          <w:sz w:val="24"/>
          <w:szCs w:val="24"/>
          <w:lang w:val="en-GB"/>
        </w:rPr>
        <w:fldChar w:fldCharType="separate"/>
      </w:r>
      <w:r w:rsidR="00AB4775">
        <w:rPr>
          <w:rFonts w:ascii="Times New Roman" w:hAnsi="Times New Roman"/>
          <w:noProof/>
          <w:sz w:val="24"/>
          <w:szCs w:val="24"/>
          <w:lang w:val="en-GB"/>
        </w:rPr>
        <w:t>(6)</w:t>
      </w:r>
      <w:r w:rsidR="00AB4775">
        <w:rPr>
          <w:rFonts w:ascii="Times New Roman" w:hAnsi="Times New Roman"/>
          <w:sz w:val="24"/>
          <w:szCs w:val="24"/>
          <w:lang w:val="en-GB"/>
        </w:rPr>
        <w:fldChar w:fldCharType="end"/>
      </w:r>
      <w:r w:rsidR="00AB4775">
        <w:rPr>
          <w:rFonts w:ascii="Times New Roman" w:hAnsi="Times New Roman"/>
          <w:sz w:val="24"/>
          <w:szCs w:val="24"/>
          <w:lang w:val="en-GB"/>
        </w:rPr>
        <w:t xml:space="preserve"> </w:t>
      </w:r>
      <w:r w:rsidR="009D16C8" w:rsidRPr="00426444">
        <w:rPr>
          <w:rFonts w:ascii="Times New Roman" w:hAnsi="Times New Roman"/>
          <w:sz w:val="24"/>
          <w:szCs w:val="24"/>
          <w:lang w:val="en-GB"/>
        </w:rPr>
        <w:t>further underscore</w:t>
      </w:r>
      <w:r w:rsidR="002B045F">
        <w:rPr>
          <w:rFonts w:ascii="Times New Roman" w:hAnsi="Times New Roman"/>
          <w:sz w:val="24"/>
          <w:szCs w:val="24"/>
          <w:lang w:val="en-GB"/>
        </w:rPr>
        <w:t>s</w:t>
      </w:r>
      <w:r w:rsidR="009D16C8" w:rsidRPr="00426444">
        <w:rPr>
          <w:rFonts w:ascii="Times New Roman" w:hAnsi="Times New Roman"/>
          <w:sz w:val="24"/>
          <w:szCs w:val="24"/>
          <w:lang w:val="en-GB"/>
        </w:rPr>
        <w:t xml:space="preserve"> the need for designing con</w:t>
      </w:r>
      <w:r w:rsidR="003C6DA1" w:rsidRPr="00426444">
        <w:rPr>
          <w:rFonts w:ascii="Times New Roman" w:hAnsi="Times New Roman"/>
          <w:sz w:val="24"/>
          <w:szCs w:val="24"/>
          <w:lang w:val="en-GB"/>
        </w:rPr>
        <w:t>s</w:t>
      </w:r>
      <w:r w:rsidR="009D16C8" w:rsidRPr="00426444">
        <w:rPr>
          <w:rFonts w:ascii="Times New Roman" w:hAnsi="Times New Roman"/>
          <w:sz w:val="24"/>
          <w:szCs w:val="24"/>
          <w:lang w:val="en-GB"/>
        </w:rPr>
        <w:t>ervation payment schemes that can deliver both biodiversity outcomes and public legitimacy</w:t>
      </w:r>
      <w:r w:rsidR="003D7BB1">
        <w:rPr>
          <w:rFonts w:ascii="Times New Roman" w:hAnsi="Times New Roman"/>
          <w:sz w:val="24"/>
          <w:szCs w:val="24"/>
          <w:lang w:val="en-GB"/>
        </w:rPr>
        <w:t xml:space="preserve"> </w:t>
      </w:r>
      <w:r w:rsidR="008A3C96">
        <w:rPr>
          <w:rFonts w:ascii="Times New Roman" w:hAnsi="Times New Roman"/>
          <w:sz w:val="24"/>
          <w:szCs w:val="24"/>
          <w:lang w:val="en-GB"/>
        </w:rPr>
        <w:fldChar w:fldCharType="begin"/>
      </w:r>
      <w:r w:rsidR="00AB4775">
        <w:rPr>
          <w:rFonts w:ascii="Times New Roman" w:hAnsi="Times New Roman"/>
          <w:sz w:val="24"/>
          <w:szCs w:val="24"/>
          <w:lang w:val="en-GB"/>
        </w:rPr>
        <w:instrText xml:space="preserve"> ADDIN ZOTERO_ITEM CSL_CITATION {"citationID":"pcWSMJPu","properties":{"formattedCitation":"(7)","plainCitation":"(7)","noteIndex":0},"citationItems":[{"id":4065,"uris":["http://zotero.org/users/11471439/items/3FV7LLJX"],"itemData":{"id":4065,"type":"article-journal","container-title":"Nature Sustainability","DOI":"10.1038/s41893-018-0194-x","ISSN":"2398-9629","issue":"1","journalAbbreviation":"Nat Sustain","language":"en","page":"14-21","source":"DOI.org (Crossref)","title":"Policy design for the Anthropocene","volume":"2","author":[{"family":"Sterner","given":"Thomas"},{"family":"Barbier","given":"Edward B."},{"family":"Bateman","given":"Ian"},{"family":"Van Den Bijgaart","given":"Inge"},{"family":"Crépin","given":"Anne-Sophie"},{"family":"Edenhofer","given":"Ottmar"},{"family":"Fischer","given":"Carolyn"},{"family":"Habla","given":"Wolfgang"},{"family":"Hassler","given":"John"},{"family":"Johansson-Stenman","given":"Olof"},{"family":"Lange","given":"Andreas"},{"family":"Polasky","given":"Stephen"},{"family":"Rockström","given":"Johan"},{"family":"Smith","given":"Henrik G."},{"family":"Steffen","given":"Will"},{"family":"Wagner","given":"Gernot"},{"family":"Wilen","given":"James E."},{"family":"Alpízar","given":"Francisco"},{"family":"Azar","given":"Christian"},{"family":"Carless","given":"Donna"},{"family":"Chávez","given":"Carlos"},{"family":"Coria","given":"Jessica"},{"family":"Engström","given":"Gustav"},{"family":"Jagers","given":"Sverker C."},{"family":"Köhlin","given":"Gunnar"},{"family":"Löfgren","given":"Åsa"},{"family":"Pleijel","given":"Håkan"},{"family":"Robinson","given":"Amanda"}],"issued":{"date-parts":[["2019",1,10]]}}}],"schema":"https://github.com/citation-style-language/schema/raw/master/csl-citation.json"} </w:instrText>
      </w:r>
      <w:r w:rsidR="008A3C96">
        <w:rPr>
          <w:rFonts w:ascii="Times New Roman" w:hAnsi="Times New Roman"/>
          <w:sz w:val="24"/>
          <w:szCs w:val="24"/>
          <w:lang w:val="en-GB"/>
        </w:rPr>
        <w:fldChar w:fldCharType="separate"/>
      </w:r>
      <w:r w:rsidR="00AB4775">
        <w:rPr>
          <w:rFonts w:ascii="Times New Roman" w:hAnsi="Times New Roman"/>
          <w:noProof/>
          <w:sz w:val="24"/>
          <w:szCs w:val="24"/>
          <w:lang w:val="en-GB"/>
        </w:rPr>
        <w:t>(7)</w:t>
      </w:r>
      <w:r w:rsidR="008A3C96">
        <w:rPr>
          <w:rFonts w:ascii="Times New Roman" w:hAnsi="Times New Roman"/>
          <w:sz w:val="24"/>
          <w:szCs w:val="24"/>
          <w:lang w:val="en-GB"/>
        </w:rPr>
        <w:fldChar w:fldCharType="end"/>
      </w:r>
      <w:r w:rsidR="009D16C8" w:rsidRPr="00426444">
        <w:rPr>
          <w:rFonts w:ascii="Times New Roman" w:hAnsi="Times New Roman"/>
          <w:sz w:val="24"/>
          <w:szCs w:val="24"/>
          <w:lang w:val="en-GB"/>
        </w:rPr>
        <w:t>.</w:t>
      </w:r>
    </w:p>
    <w:p w14:paraId="6B0D9FD7" w14:textId="56681F7A" w:rsidR="009D16C8" w:rsidRPr="00426444" w:rsidRDefault="009D16C8" w:rsidP="00426444">
      <w:pPr>
        <w:spacing w:after="160" w:line="278" w:lineRule="auto"/>
        <w:jc w:val="both"/>
        <w:rPr>
          <w:rFonts w:ascii="Times New Roman" w:hAnsi="Times New Roman"/>
          <w:sz w:val="24"/>
          <w:szCs w:val="24"/>
          <w:lang w:val="en-GB"/>
        </w:rPr>
      </w:pPr>
      <w:r w:rsidRPr="00426444">
        <w:rPr>
          <w:rFonts w:ascii="Times New Roman" w:hAnsi="Times New Roman"/>
          <w:sz w:val="24"/>
          <w:szCs w:val="24"/>
          <w:lang w:val="en-GB"/>
        </w:rPr>
        <w:t>The supply side</w:t>
      </w:r>
      <w:r w:rsidR="00E7684A">
        <w:rPr>
          <w:rFonts w:ascii="Times New Roman" w:hAnsi="Times New Roman"/>
          <w:sz w:val="24"/>
          <w:szCs w:val="24"/>
          <w:lang w:val="en-GB"/>
        </w:rPr>
        <w:t xml:space="preserve"> of land for biodiversity conservation</w:t>
      </w:r>
      <w:r w:rsidRPr="00426444">
        <w:rPr>
          <w:rFonts w:ascii="Times New Roman" w:hAnsi="Times New Roman"/>
          <w:sz w:val="24"/>
          <w:szCs w:val="24"/>
          <w:lang w:val="en-GB"/>
        </w:rPr>
        <w:t xml:space="preserve"> plays a crucial role in </w:t>
      </w:r>
      <w:r w:rsidR="0010594E" w:rsidRPr="00426444">
        <w:rPr>
          <w:rFonts w:ascii="Times New Roman" w:hAnsi="Times New Roman"/>
          <w:sz w:val="24"/>
          <w:szCs w:val="24"/>
          <w:lang w:val="en-GB"/>
        </w:rPr>
        <w:t>closing the gap.</w:t>
      </w:r>
      <w:r w:rsidRPr="00426444">
        <w:rPr>
          <w:rFonts w:ascii="Times New Roman" w:hAnsi="Times New Roman"/>
          <w:sz w:val="24"/>
          <w:szCs w:val="24"/>
          <w:lang w:val="en-GB"/>
        </w:rPr>
        <w:t xml:space="preserve"> The design of effe</w:t>
      </w:r>
      <w:r w:rsidR="003C6DA1" w:rsidRPr="00426444">
        <w:rPr>
          <w:rFonts w:ascii="Times New Roman" w:hAnsi="Times New Roman"/>
          <w:sz w:val="24"/>
          <w:szCs w:val="24"/>
          <w:lang w:val="en-GB"/>
        </w:rPr>
        <w:t>c</w:t>
      </w:r>
      <w:r w:rsidRPr="00426444">
        <w:rPr>
          <w:rFonts w:ascii="Times New Roman" w:hAnsi="Times New Roman"/>
          <w:sz w:val="24"/>
          <w:szCs w:val="24"/>
          <w:lang w:val="en-GB"/>
        </w:rPr>
        <w:t>tive market</w:t>
      </w:r>
      <w:r w:rsidR="003C6DA1" w:rsidRPr="00426444">
        <w:rPr>
          <w:rFonts w:ascii="Times New Roman" w:hAnsi="Times New Roman"/>
          <w:sz w:val="24"/>
          <w:szCs w:val="24"/>
          <w:lang w:val="en-GB"/>
        </w:rPr>
        <w:t>s</w:t>
      </w:r>
      <w:r w:rsidRPr="00426444">
        <w:rPr>
          <w:rFonts w:ascii="Times New Roman" w:hAnsi="Times New Roman"/>
          <w:sz w:val="24"/>
          <w:szCs w:val="24"/>
          <w:lang w:val="en-GB"/>
        </w:rPr>
        <w:t xml:space="preserve"> for nature conservation </w:t>
      </w:r>
      <w:r w:rsidR="00426444">
        <w:rPr>
          <w:rFonts w:ascii="Times New Roman" w:hAnsi="Times New Roman"/>
          <w:sz w:val="24"/>
          <w:szCs w:val="24"/>
          <w:lang w:val="en-GB"/>
        </w:rPr>
        <w:t>would have to</w:t>
      </w:r>
      <w:r w:rsidRPr="00426444">
        <w:rPr>
          <w:rFonts w:ascii="Times New Roman" w:hAnsi="Times New Roman"/>
          <w:sz w:val="24"/>
          <w:szCs w:val="24"/>
          <w:lang w:val="en-GB"/>
        </w:rPr>
        <w:t xml:space="preserve"> </w:t>
      </w:r>
      <w:r w:rsidR="00426444" w:rsidRPr="00426444">
        <w:rPr>
          <w:rFonts w:ascii="Times New Roman" w:hAnsi="Times New Roman"/>
          <w:sz w:val="24"/>
          <w:szCs w:val="24"/>
          <w:lang w:val="en-GB"/>
        </w:rPr>
        <w:t>incentivize</w:t>
      </w:r>
      <w:r w:rsidRPr="00426444">
        <w:rPr>
          <w:rFonts w:ascii="Times New Roman" w:hAnsi="Times New Roman"/>
          <w:sz w:val="24"/>
          <w:szCs w:val="24"/>
          <w:lang w:val="en-GB"/>
        </w:rPr>
        <w:t xml:space="preserve"> land owners to change their land use management </w:t>
      </w:r>
      <w:r w:rsidR="00426444" w:rsidRPr="00426444">
        <w:rPr>
          <w:rFonts w:ascii="Times New Roman" w:hAnsi="Times New Roman"/>
          <w:sz w:val="24"/>
          <w:szCs w:val="24"/>
          <w:lang w:val="en-GB"/>
        </w:rPr>
        <w:t>practices</w:t>
      </w:r>
      <w:r w:rsidR="003D7BB1">
        <w:rPr>
          <w:rFonts w:ascii="Times New Roman" w:hAnsi="Times New Roman"/>
          <w:sz w:val="24"/>
          <w:szCs w:val="24"/>
          <w:lang w:val="en-GB"/>
        </w:rPr>
        <w:t xml:space="preserve"> </w:t>
      </w:r>
      <w:r w:rsidR="00EE0106">
        <w:rPr>
          <w:rFonts w:ascii="Times New Roman" w:hAnsi="Times New Roman"/>
          <w:sz w:val="24"/>
          <w:szCs w:val="24"/>
          <w:lang w:val="en-GB"/>
        </w:rPr>
        <w:fldChar w:fldCharType="begin"/>
      </w:r>
      <w:r w:rsidR="00AB4775">
        <w:rPr>
          <w:rFonts w:ascii="Times New Roman" w:hAnsi="Times New Roman"/>
          <w:sz w:val="24"/>
          <w:szCs w:val="24"/>
          <w:lang w:val="en-GB"/>
        </w:rPr>
        <w:instrText xml:space="preserve"> ADDIN ZOTERO_ITEM CSL_CITATION {"citationID":"1hWkZ9Z1","properties":{"formattedCitation":"(8)","plainCitation":"(8)","noteIndex":0},"citationItems":[{"id":4638,"uris":["http://zotero.org/users/11471439/items/TMF4K6IK"],"itemData":{"id":4638,"type":"article-journal","abstract":"Biodiversity credits are an emerging vehicle for pro-environmental financing, yet much uncertainty remains around how and when they could boost biodiversity conservation. Here we define what biodiversity credits are and explore impact pathways through a proposed theory of change. Based on evidence from 34 pilot projects and a review of lessons from related market-based incentives for conservation, we further explore potential opportunities and pitfalls, including future supply and demand, bundling/stacking options, and needed social safeguards. We explore how biodiversity credits can better tackle challenges linked to additionality, permanence, leakage, and commensurability. While new monitoring technologies can help quantify biodiversity, trade-offs exist between simple metrics enabling liquid markets and costlier ones more adequately representing biodiversity. To avoid past mistakes, sound credit design and implementation require more robust crediting baselines, standards, governance, and impact evaluation. Quality credits will be more expensive than those cutting integrity corners, which may dampen the expected biodiversity credit boom.","container-title":"Business Strategy and the Environment","DOI":"10.1002/bse.70018","ISSN":"0964-4733, 1099-0836","issue":"7","journalAbbreviation":"Bus Strat Env","language":"en","page":"8470-8499","source":"DOI.org (Crossref)","title":"Biodiversity Credits: An Overview of the Current State, Future Opportunities, and Potential Pitfalls","title-short":"Biodiversity Credits","volume":"34","author":[{"family":"Wunder","given":"Sven"},{"family":"Fraccaroli","given":"Cecilia"},{"family":"Bull","given":"Joseph W."},{"family":"Dutta","given":"Trishna"},{"family":"Eyres","given":"Alison"},{"family":"Evans","given":"Megan C."},{"family":"Thorsen","given":"Bo Jellesmark"},{"family":"Jones","given":"Julia P. G."},{"family":"Maron","given":"Martine"},{"family":"Muys","given":"Bart"},{"family":"Pacheco","given":"Andrea"},{"family":"Olesen","given":"Asger Strange"},{"family":"Swinfield","given":"Thomas"},{"family":"Tegegne","given":"Yitagesu Tekle"},{"family":"White","given":"Thomas B."},{"family":"Zhang","given":"Han"},{"family":"Zu Ermgassen","given":"Sophus O. S. E."}],"issued":{"date-parts":[["2025",11]]}}}],"schema":"https://github.com/citation-style-language/schema/raw/master/csl-citation.json"} </w:instrText>
      </w:r>
      <w:r w:rsidR="00EE0106">
        <w:rPr>
          <w:rFonts w:ascii="Times New Roman" w:hAnsi="Times New Roman"/>
          <w:sz w:val="24"/>
          <w:szCs w:val="24"/>
          <w:lang w:val="en-GB"/>
        </w:rPr>
        <w:fldChar w:fldCharType="separate"/>
      </w:r>
      <w:r w:rsidR="00AB4775">
        <w:rPr>
          <w:rFonts w:ascii="Times New Roman" w:hAnsi="Times New Roman"/>
          <w:noProof/>
          <w:sz w:val="24"/>
          <w:szCs w:val="24"/>
          <w:lang w:val="en-GB"/>
        </w:rPr>
        <w:t>(8)</w:t>
      </w:r>
      <w:r w:rsidR="00EE0106">
        <w:rPr>
          <w:rFonts w:ascii="Times New Roman" w:hAnsi="Times New Roman"/>
          <w:sz w:val="24"/>
          <w:szCs w:val="24"/>
          <w:lang w:val="en-GB"/>
        </w:rPr>
        <w:fldChar w:fldCharType="end"/>
      </w:r>
      <w:r w:rsidRPr="00426444">
        <w:rPr>
          <w:rFonts w:ascii="Times New Roman" w:hAnsi="Times New Roman"/>
          <w:sz w:val="24"/>
          <w:szCs w:val="24"/>
          <w:lang w:val="en-GB"/>
        </w:rPr>
        <w:t xml:space="preserve">.  Yet, we still know little about </w:t>
      </w:r>
      <w:r w:rsidR="003C6DA1" w:rsidRPr="00426444">
        <w:rPr>
          <w:rFonts w:ascii="Times New Roman" w:hAnsi="Times New Roman"/>
          <w:sz w:val="24"/>
          <w:szCs w:val="24"/>
          <w:lang w:val="en-GB"/>
        </w:rPr>
        <w:t xml:space="preserve">which types of public, private or blended financing are </w:t>
      </w:r>
      <w:r w:rsidR="00426444">
        <w:rPr>
          <w:rFonts w:ascii="Times New Roman" w:hAnsi="Times New Roman"/>
          <w:sz w:val="24"/>
          <w:szCs w:val="24"/>
          <w:lang w:val="en-GB"/>
        </w:rPr>
        <w:t xml:space="preserve">most acceptable to land owners and would thus </w:t>
      </w:r>
      <w:r w:rsidR="003C6DA1" w:rsidRPr="00426444">
        <w:rPr>
          <w:rFonts w:ascii="Times New Roman" w:hAnsi="Times New Roman"/>
          <w:sz w:val="24"/>
          <w:szCs w:val="24"/>
          <w:lang w:val="en-GB"/>
        </w:rPr>
        <w:t xml:space="preserve">increase </w:t>
      </w:r>
      <w:r w:rsidR="00426444">
        <w:rPr>
          <w:rFonts w:ascii="Times New Roman" w:hAnsi="Times New Roman"/>
          <w:sz w:val="24"/>
          <w:szCs w:val="24"/>
          <w:lang w:val="en-GB"/>
        </w:rPr>
        <w:t>their</w:t>
      </w:r>
      <w:r w:rsidR="003C6DA1" w:rsidRPr="00426444">
        <w:rPr>
          <w:rFonts w:ascii="Times New Roman" w:hAnsi="Times New Roman"/>
          <w:sz w:val="24"/>
          <w:szCs w:val="24"/>
          <w:lang w:val="en-GB"/>
        </w:rPr>
        <w:t xml:space="preserve"> willingness to participate in biodiversity conservation projects</w:t>
      </w:r>
      <w:r w:rsidR="003D7BB1">
        <w:rPr>
          <w:rFonts w:ascii="Times New Roman" w:hAnsi="Times New Roman"/>
          <w:sz w:val="24"/>
          <w:szCs w:val="24"/>
          <w:lang w:val="en-GB"/>
        </w:rPr>
        <w:t xml:space="preserve"> </w:t>
      </w:r>
      <w:r w:rsidR="00EE0106">
        <w:rPr>
          <w:rFonts w:ascii="Times New Roman" w:hAnsi="Times New Roman"/>
          <w:sz w:val="24"/>
          <w:szCs w:val="24"/>
          <w:lang w:val="en-GB"/>
        </w:rPr>
        <w:fldChar w:fldCharType="begin"/>
      </w:r>
      <w:r w:rsidR="00EE0106">
        <w:rPr>
          <w:rFonts w:ascii="Times New Roman" w:hAnsi="Times New Roman"/>
          <w:sz w:val="24"/>
          <w:szCs w:val="24"/>
          <w:lang w:val="en-GB"/>
        </w:rPr>
        <w:instrText xml:space="preserve"> ADDIN ZOTERO_ITEM CSL_CITATION {"citationID":"C4s8wJ9v","properties":{"formattedCitation":"(4)","plainCitation":"(4)","noteIndex":0},"citationItems":[{"id":4105,"uris":["http://zotero.org/users/11471439/items/6W9ZSND9"],"itemData":{"id":4105,"type":"article-journal","container-title":"Nature Ecology &amp; Evolution","DOI":"10.1038/s41559-023-02098-6","ISSN":"2397-334X","issue":"9","journalAbbreviation":"Nat Ecol Evol","language":"en","page":"1339-1342","source":"DOI.org (Crossref)","title":"Heavy reliance on private finance alone will not deliver conservation goals","volume":"7","author":[{"family":"Kedward","given":"Katie"},{"family":"Zu Ermgassen","given":"Sophus"},{"family":"Ryan-Collins","given":"Josh"},{"family":"Wunder","given":"Sven"}],"issued":{"date-parts":[["2023",6,12]]}}}],"schema":"https://github.com/citation-style-language/schema/raw/master/csl-citation.json"} </w:instrText>
      </w:r>
      <w:r w:rsidR="00EE0106">
        <w:rPr>
          <w:rFonts w:ascii="Times New Roman" w:hAnsi="Times New Roman"/>
          <w:sz w:val="24"/>
          <w:szCs w:val="24"/>
          <w:lang w:val="en-GB"/>
        </w:rPr>
        <w:fldChar w:fldCharType="separate"/>
      </w:r>
      <w:r w:rsidR="00EE0106">
        <w:rPr>
          <w:rFonts w:ascii="Times New Roman" w:hAnsi="Times New Roman"/>
          <w:noProof/>
          <w:sz w:val="24"/>
          <w:szCs w:val="24"/>
          <w:lang w:val="en-GB"/>
        </w:rPr>
        <w:t>(4)</w:t>
      </w:r>
      <w:r w:rsidR="00EE0106">
        <w:rPr>
          <w:rFonts w:ascii="Times New Roman" w:hAnsi="Times New Roman"/>
          <w:sz w:val="24"/>
          <w:szCs w:val="24"/>
          <w:lang w:val="en-GB"/>
        </w:rPr>
        <w:fldChar w:fldCharType="end"/>
      </w:r>
      <w:r w:rsidR="003C6DA1" w:rsidRPr="00426444">
        <w:rPr>
          <w:rFonts w:ascii="Times New Roman" w:hAnsi="Times New Roman"/>
          <w:sz w:val="24"/>
          <w:szCs w:val="24"/>
          <w:lang w:val="en-GB"/>
        </w:rPr>
        <w:t xml:space="preserve">. Understanding the preferences and constraints of landowners is therefore key to designing financial </w:t>
      </w:r>
      <w:r w:rsidR="00426444" w:rsidRPr="00426444">
        <w:rPr>
          <w:rFonts w:ascii="Times New Roman" w:hAnsi="Times New Roman"/>
          <w:sz w:val="24"/>
          <w:szCs w:val="24"/>
          <w:lang w:val="en-GB"/>
        </w:rPr>
        <w:t>mechanisms</w:t>
      </w:r>
      <w:r w:rsidR="003C6DA1" w:rsidRPr="00426444">
        <w:rPr>
          <w:rFonts w:ascii="Times New Roman" w:hAnsi="Times New Roman"/>
          <w:sz w:val="24"/>
          <w:szCs w:val="24"/>
          <w:lang w:val="en-GB"/>
        </w:rPr>
        <w:t xml:space="preserve"> that can deliver nature</w:t>
      </w:r>
      <w:r w:rsidR="002B045F">
        <w:rPr>
          <w:rFonts w:ascii="Times New Roman" w:hAnsi="Times New Roman"/>
          <w:sz w:val="24"/>
          <w:szCs w:val="24"/>
          <w:lang w:val="en-GB"/>
        </w:rPr>
        <w:t>-</w:t>
      </w:r>
      <w:r w:rsidR="003C6DA1" w:rsidRPr="00426444">
        <w:rPr>
          <w:rFonts w:ascii="Times New Roman" w:hAnsi="Times New Roman"/>
          <w:sz w:val="24"/>
          <w:szCs w:val="24"/>
          <w:lang w:val="en-GB"/>
        </w:rPr>
        <w:t>positive outcomes</w:t>
      </w:r>
      <w:r w:rsidR="003D7BB1">
        <w:rPr>
          <w:rFonts w:ascii="Times New Roman" w:hAnsi="Times New Roman"/>
          <w:sz w:val="24"/>
          <w:szCs w:val="24"/>
          <w:lang w:val="en-GB"/>
        </w:rPr>
        <w:t xml:space="preserve"> </w:t>
      </w:r>
      <w:r w:rsidR="00EE0106">
        <w:rPr>
          <w:rFonts w:ascii="Times New Roman" w:hAnsi="Times New Roman"/>
          <w:sz w:val="24"/>
          <w:szCs w:val="24"/>
          <w:lang w:val="en-GB"/>
        </w:rPr>
        <w:fldChar w:fldCharType="begin"/>
      </w:r>
      <w:r w:rsidR="00AB4775">
        <w:rPr>
          <w:rFonts w:ascii="Times New Roman" w:hAnsi="Times New Roman"/>
          <w:sz w:val="24"/>
          <w:szCs w:val="24"/>
          <w:lang w:val="en-GB"/>
        </w:rPr>
        <w:instrText xml:space="preserve"> ADDIN ZOTERO_ITEM CSL_CITATION {"citationID":"4hkTyxvP","properties":{"formattedCitation":"(9)","plainCitation":"(9)","noteIndex":0},"citationItems":[{"id":4642,"uris":["http://zotero.org/users/11471439/items/3J8G3EQS"],"itemData":{"id":4642,"type":"article-journal","container-title":"Nature Sustainability","DOI":"10.1038/s41893-018-0036-x","ISSN":"2398-9629","issue":"3","journalAbbreviation":"Nat Sustain","language":"en","page":"145-150","source":"DOI.org (Crossref)","title":"From principles to practice in paying for nature’s services","volume":"1","author":[{"family":"Wunder","given":"S."},{"family":"Brouwer","given":"R."},{"family":"Engel","given":"S."},{"family":"Ezzine-de-Blas","given":"D."},{"family":"Muradian","given":"R."},{"family":"Pascual","given":"U."},{"family":"Pinto","given":"R."}],"issued":{"date-parts":[["2018",3,12]]}}}],"schema":"https://github.com/citation-style-language/schema/raw/master/csl-citation.json"} </w:instrText>
      </w:r>
      <w:r w:rsidR="00EE0106">
        <w:rPr>
          <w:rFonts w:ascii="Times New Roman" w:hAnsi="Times New Roman"/>
          <w:sz w:val="24"/>
          <w:szCs w:val="24"/>
          <w:lang w:val="en-GB"/>
        </w:rPr>
        <w:fldChar w:fldCharType="separate"/>
      </w:r>
      <w:r w:rsidR="00AB4775">
        <w:rPr>
          <w:rFonts w:ascii="Times New Roman" w:hAnsi="Times New Roman"/>
          <w:noProof/>
          <w:sz w:val="24"/>
          <w:szCs w:val="24"/>
          <w:lang w:val="en-GB"/>
        </w:rPr>
        <w:t>(9)</w:t>
      </w:r>
      <w:r w:rsidR="00EE0106">
        <w:rPr>
          <w:rFonts w:ascii="Times New Roman" w:hAnsi="Times New Roman"/>
          <w:sz w:val="24"/>
          <w:szCs w:val="24"/>
          <w:lang w:val="en-GB"/>
        </w:rPr>
        <w:fldChar w:fldCharType="end"/>
      </w:r>
      <w:r w:rsidR="003C6DA1" w:rsidRPr="00426444">
        <w:rPr>
          <w:rFonts w:ascii="Times New Roman" w:hAnsi="Times New Roman"/>
          <w:sz w:val="24"/>
          <w:szCs w:val="24"/>
          <w:lang w:val="en-GB"/>
        </w:rPr>
        <w:t>.</w:t>
      </w:r>
    </w:p>
    <w:p w14:paraId="6D1421DB" w14:textId="103C611D" w:rsidR="0009424B" w:rsidRPr="0009424B" w:rsidRDefault="00B72637" w:rsidP="00426444">
      <w:pPr>
        <w:spacing w:after="160" w:line="278" w:lineRule="auto"/>
        <w:jc w:val="both"/>
        <w:rPr>
          <w:rFonts w:ascii="Times New Roman" w:hAnsi="Times New Roman"/>
          <w:sz w:val="24"/>
          <w:szCs w:val="24"/>
          <w:lang w:val="en-GB"/>
        </w:rPr>
      </w:pPr>
      <w:r>
        <w:rPr>
          <w:rFonts w:ascii="Times New Roman" w:hAnsi="Times New Roman"/>
          <w:sz w:val="24"/>
          <w:szCs w:val="24"/>
          <w:lang w:val="en-GB"/>
        </w:rPr>
        <w:t>Here, we provide</w:t>
      </w:r>
      <w:r w:rsidR="0009424B" w:rsidRPr="0009424B">
        <w:rPr>
          <w:rFonts w:ascii="Times New Roman" w:hAnsi="Times New Roman"/>
          <w:sz w:val="24"/>
          <w:szCs w:val="24"/>
          <w:lang w:val="en-GB"/>
        </w:rPr>
        <w:t xml:space="preserve"> evidence on how different financing mechanisms are perceived by those who can provide land for conservation. </w:t>
      </w:r>
      <w:r w:rsidR="00364E3F">
        <w:rPr>
          <w:rFonts w:ascii="Times New Roman" w:hAnsi="Times New Roman"/>
          <w:sz w:val="24"/>
          <w:szCs w:val="24"/>
          <w:lang w:val="en-GB"/>
        </w:rPr>
        <w:t>We</w:t>
      </w:r>
      <w:r w:rsidR="0009424B" w:rsidRPr="0009424B">
        <w:rPr>
          <w:rFonts w:ascii="Times New Roman" w:hAnsi="Times New Roman"/>
          <w:sz w:val="24"/>
          <w:szCs w:val="24"/>
          <w:lang w:val="en-GB"/>
        </w:rPr>
        <w:t xml:space="preserve"> co-designed </w:t>
      </w:r>
      <w:r w:rsidR="00364E3F">
        <w:rPr>
          <w:rFonts w:ascii="Times New Roman" w:hAnsi="Times New Roman"/>
          <w:sz w:val="24"/>
          <w:szCs w:val="24"/>
          <w:lang w:val="en-GB"/>
        </w:rPr>
        <w:t xml:space="preserve">a </w:t>
      </w:r>
      <w:r w:rsidR="0009424B" w:rsidRPr="0009424B">
        <w:rPr>
          <w:rFonts w:ascii="Times New Roman" w:hAnsi="Times New Roman"/>
          <w:sz w:val="24"/>
          <w:szCs w:val="24"/>
          <w:lang w:val="en-GB"/>
        </w:rPr>
        <w:t>discrete choice experiment</w:t>
      </w:r>
      <w:r w:rsidR="00364E3F">
        <w:rPr>
          <w:rFonts w:ascii="Times New Roman" w:hAnsi="Times New Roman"/>
          <w:sz w:val="24"/>
          <w:szCs w:val="24"/>
          <w:lang w:val="en-GB"/>
        </w:rPr>
        <w:t xml:space="preserve"> with stakeholder groups from public and private sector</w:t>
      </w:r>
      <w:r w:rsidR="002B045F">
        <w:rPr>
          <w:rFonts w:ascii="Times New Roman" w:hAnsi="Times New Roman"/>
          <w:sz w:val="24"/>
          <w:szCs w:val="24"/>
          <w:lang w:val="en-GB"/>
        </w:rPr>
        <w:t>s</w:t>
      </w:r>
      <w:r>
        <w:rPr>
          <w:rFonts w:ascii="Times New Roman" w:hAnsi="Times New Roman"/>
          <w:sz w:val="24"/>
          <w:szCs w:val="24"/>
          <w:lang w:val="en-GB"/>
        </w:rPr>
        <w:t xml:space="preserve"> and</w:t>
      </w:r>
      <w:r w:rsidR="00364E3F">
        <w:rPr>
          <w:rFonts w:ascii="Times New Roman" w:hAnsi="Times New Roman"/>
          <w:sz w:val="24"/>
          <w:szCs w:val="24"/>
          <w:lang w:val="en-GB"/>
        </w:rPr>
        <w:t xml:space="preserve"> surveyed</w:t>
      </w:r>
      <w:r w:rsidR="0009424B" w:rsidRPr="0009424B">
        <w:rPr>
          <w:rFonts w:ascii="Times New Roman" w:hAnsi="Times New Roman"/>
          <w:sz w:val="24"/>
          <w:szCs w:val="24"/>
          <w:lang w:val="en-GB"/>
        </w:rPr>
        <w:t xml:space="preserve"> 1,674 private forest owners in Sweden</w:t>
      </w:r>
      <w:r>
        <w:rPr>
          <w:rFonts w:ascii="Times New Roman" w:hAnsi="Times New Roman"/>
          <w:sz w:val="24"/>
          <w:szCs w:val="24"/>
          <w:lang w:val="en-GB"/>
        </w:rPr>
        <w:t>.</w:t>
      </w:r>
      <w:r w:rsidR="00364E3F">
        <w:rPr>
          <w:rFonts w:ascii="Times New Roman" w:hAnsi="Times New Roman"/>
          <w:sz w:val="24"/>
          <w:szCs w:val="24"/>
          <w:lang w:val="en-GB"/>
        </w:rPr>
        <w:t xml:space="preserve"> </w:t>
      </w:r>
      <w:r>
        <w:rPr>
          <w:rFonts w:ascii="Times New Roman" w:hAnsi="Times New Roman"/>
          <w:sz w:val="24"/>
          <w:szCs w:val="24"/>
          <w:lang w:val="en-GB"/>
        </w:rPr>
        <w:t>Thereby we</w:t>
      </w:r>
      <w:r w:rsidRPr="0009424B">
        <w:rPr>
          <w:rFonts w:ascii="Times New Roman" w:hAnsi="Times New Roman"/>
          <w:sz w:val="24"/>
          <w:szCs w:val="24"/>
          <w:lang w:val="en-GB"/>
        </w:rPr>
        <w:t xml:space="preserve"> </w:t>
      </w:r>
      <w:r w:rsidR="0009424B" w:rsidRPr="0009424B">
        <w:rPr>
          <w:rFonts w:ascii="Times New Roman" w:hAnsi="Times New Roman"/>
          <w:sz w:val="24"/>
          <w:szCs w:val="24"/>
          <w:lang w:val="en-GB"/>
        </w:rPr>
        <w:t>quantify how conservation activity, contract length, compensation level, and financing source influence landowners’ willingness to participate in biodiversity protection. To further substantiate the choice modelling</w:t>
      </w:r>
      <w:r>
        <w:rPr>
          <w:rFonts w:ascii="Times New Roman" w:hAnsi="Times New Roman"/>
          <w:sz w:val="24"/>
          <w:szCs w:val="24"/>
          <w:lang w:val="en-GB"/>
        </w:rPr>
        <w:t xml:space="preserve"> of </w:t>
      </w:r>
      <w:r w:rsidR="002B045F">
        <w:rPr>
          <w:rFonts w:ascii="Times New Roman" w:hAnsi="Times New Roman"/>
          <w:sz w:val="24"/>
          <w:szCs w:val="24"/>
          <w:lang w:val="en-GB"/>
        </w:rPr>
        <w:t>landowner</w:t>
      </w:r>
      <w:r>
        <w:rPr>
          <w:rFonts w:ascii="Times New Roman" w:hAnsi="Times New Roman"/>
          <w:sz w:val="24"/>
          <w:szCs w:val="24"/>
          <w:lang w:val="en-GB"/>
        </w:rPr>
        <w:t xml:space="preserve"> preferences</w:t>
      </w:r>
      <w:r w:rsidR="0009424B" w:rsidRPr="0009424B">
        <w:rPr>
          <w:rFonts w:ascii="Times New Roman" w:hAnsi="Times New Roman"/>
          <w:sz w:val="24"/>
          <w:szCs w:val="24"/>
          <w:lang w:val="en-GB"/>
        </w:rPr>
        <w:t xml:space="preserve">, </w:t>
      </w:r>
      <w:r w:rsidR="0009424B" w:rsidRPr="00426444">
        <w:rPr>
          <w:rFonts w:ascii="Times New Roman" w:hAnsi="Times New Roman"/>
          <w:sz w:val="24"/>
          <w:szCs w:val="24"/>
          <w:lang w:val="en-GB"/>
        </w:rPr>
        <w:t>we complement our analysis with an inductive thematic assessment of 780 open-ended comments on financing and monitoring. Using interactive</w:t>
      </w:r>
      <w:r>
        <w:rPr>
          <w:rFonts w:ascii="Times New Roman" w:hAnsi="Times New Roman"/>
          <w:sz w:val="24"/>
          <w:szCs w:val="24"/>
          <w:lang w:val="en-GB"/>
        </w:rPr>
        <w:t>,</w:t>
      </w:r>
      <w:r w:rsidR="0009424B" w:rsidRPr="00426444">
        <w:rPr>
          <w:rFonts w:ascii="Times New Roman" w:hAnsi="Times New Roman"/>
          <w:sz w:val="24"/>
          <w:szCs w:val="24"/>
          <w:lang w:val="en-GB"/>
        </w:rPr>
        <w:t xml:space="preserve"> AI-assisted coding, we identified eight key themes related to trust, sovereignty, environmental responsibility, and attitudes toward public and private financing. This qualitative evidence helps explain why owners prefer certain options</w:t>
      </w:r>
      <w:r>
        <w:rPr>
          <w:rFonts w:ascii="Times New Roman" w:hAnsi="Times New Roman"/>
          <w:sz w:val="24"/>
          <w:szCs w:val="24"/>
          <w:lang w:val="en-GB"/>
        </w:rPr>
        <w:t xml:space="preserve"> and highlights how different financing sources and governance options can be combined to ensure </w:t>
      </w:r>
      <w:r w:rsidR="00CB1B1C">
        <w:rPr>
          <w:rFonts w:ascii="Times New Roman" w:hAnsi="Times New Roman"/>
          <w:sz w:val="24"/>
          <w:szCs w:val="24"/>
          <w:lang w:val="en-GB"/>
        </w:rPr>
        <w:t>an</w:t>
      </w:r>
      <w:r>
        <w:rPr>
          <w:rFonts w:ascii="Times New Roman" w:hAnsi="Times New Roman"/>
          <w:sz w:val="24"/>
          <w:szCs w:val="24"/>
          <w:lang w:val="en-GB"/>
        </w:rPr>
        <w:t xml:space="preserve"> effective, acceptable and legitimate market-based solution to the biodiversity crisis</w:t>
      </w:r>
      <w:r w:rsidR="0009424B" w:rsidRPr="00426444">
        <w:rPr>
          <w:rFonts w:ascii="Times New Roman" w:hAnsi="Times New Roman"/>
          <w:sz w:val="24"/>
          <w:szCs w:val="24"/>
          <w:lang w:val="en-GB"/>
        </w:rPr>
        <w:t>.</w:t>
      </w:r>
    </w:p>
    <w:p w14:paraId="511142B9" w14:textId="45E0B859" w:rsidR="00A70595" w:rsidRDefault="0009424B" w:rsidP="00CD4B58">
      <w:pPr>
        <w:spacing w:after="160" w:line="278" w:lineRule="auto"/>
        <w:jc w:val="both"/>
        <w:rPr>
          <w:rFonts w:ascii="Times New Roman" w:hAnsi="Times New Roman"/>
          <w:sz w:val="24"/>
          <w:szCs w:val="24"/>
          <w:lang w:val="en-GB"/>
        </w:rPr>
      </w:pPr>
      <w:r w:rsidRPr="00426444">
        <w:rPr>
          <w:rFonts w:ascii="Times New Roman" w:hAnsi="Times New Roman"/>
          <w:sz w:val="24"/>
          <w:szCs w:val="24"/>
          <w:lang w:val="en-GB"/>
        </w:rPr>
        <w:t xml:space="preserve">Sweden </w:t>
      </w:r>
      <w:r w:rsidR="00364E3F">
        <w:rPr>
          <w:rFonts w:ascii="Times New Roman" w:hAnsi="Times New Roman"/>
          <w:sz w:val="24"/>
          <w:szCs w:val="24"/>
          <w:lang w:val="en-GB"/>
        </w:rPr>
        <w:t>re</w:t>
      </w:r>
      <w:r w:rsidRPr="00426444">
        <w:rPr>
          <w:rFonts w:ascii="Times New Roman" w:hAnsi="Times New Roman"/>
          <w:sz w:val="24"/>
          <w:szCs w:val="24"/>
          <w:lang w:val="en-GB"/>
        </w:rPr>
        <w:t>presents a critical case for biodiversity finance</w:t>
      </w:r>
      <w:r w:rsidR="00A70595">
        <w:rPr>
          <w:rFonts w:ascii="Times New Roman" w:hAnsi="Times New Roman"/>
          <w:sz w:val="24"/>
          <w:szCs w:val="24"/>
          <w:lang w:val="en-GB"/>
        </w:rPr>
        <w:t xml:space="preserve"> because it is</w:t>
      </w:r>
      <w:r w:rsidR="00EE0106">
        <w:rPr>
          <w:rFonts w:ascii="Times New Roman" w:hAnsi="Times New Roman"/>
          <w:sz w:val="24"/>
          <w:szCs w:val="24"/>
          <w:lang w:val="en-GB"/>
        </w:rPr>
        <w:t xml:space="preserve"> </w:t>
      </w:r>
      <w:r w:rsidRPr="00426444">
        <w:rPr>
          <w:rFonts w:ascii="Times New Roman" w:hAnsi="Times New Roman"/>
          <w:sz w:val="24"/>
          <w:szCs w:val="24"/>
          <w:lang w:val="en-GB"/>
        </w:rPr>
        <w:t>a high-intensity land use context</w:t>
      </w:r>
      <w:r w:rsidR="003D7BB1">
        <w:rPr>
          <w:rFonts w:ascii="Times New Roman" w:hAnsi="Times New Roman"/>
          <w:sz w:val="24"/>
          <w:szCs w:val="24"/>
          <w:lang w:val="en-GB"/>
        </w:rPr>
        <w:t xml:space="preserve"> </w:t>
      </w:r>
      <w:r w:rsidR="00EE0106">
        <w:rPr>
          <w:rFonts w:ascii="Times New Roman" w:hAnsi="Times New Roman"/>
          <w:sz w:val="24"/>
          <w:szCs w:val="24"/>
          <w:lang w:val="en-GB"/>
        </w:rPr>
        <w:fldChar w:fldCharType="begin"/>
      </w:r>
      <w:r w:rsidR="00AB4775">
        <w:rPr>
          <w:rFonts w:ascii="Times New Roman" w:hAnsi="Times New Roman"/>
          <w:sz w:val="24"/>
          <w:szCs w:val="24"/>
          <w:lang w:val="en-GB"/>
        </w:rPr>
        <w:instrText xml:space="preserve"> ADDIN ZOTERO_ITEM CSL_CITATION {"citationID":"VvgOyRWw","properties":{"formattedCitation":"(10)","plainCitation":"(10)","noteIndex":0},"citationItems":[{"id":4514,"uris":["http://zotero.org/users/11471439/items/QMSITSC5"],"itemData":{"id":4514,"type":"article-journal","abstract":"Forests provide a multitude of ecosystem services, such as wood provisioning, carbon sequestration, biodiversity conservation, and cultural value. Numerous European Union (EU) policies introduce diverse goals for forests, leading to inherent trade-offs when balancing different forest functions and targets. Effective planning is crucial for optimizing such trade-offs across Europe. This requires an understanding of the current spatial distribution of forest management regimes. However, the mapping of European forest management regimes is challenging due to the limited availability of comprehensive, harmonized data. This study aimed to produce a high-resolution forest management map for Europe by integrating the most recent spatial forest datasets from multiple sources available in the literature. Our integrated map depicts the spatial distribution of five forest management classes with different objectives, highlighting distinct regional patterns across the continent. Western Europe predominantly features close-to-nature forestry and combined objective forestry, whereas Northern Europe is characterized primarily by intensive forestry. Southern and Eastern Europe exhibit a more varied distribution, with combined objective forestry emerging as the most prevalent forest management class. Unmanaged forests are mostly found in Northern Europe and very intensive forestry in Portugal, Galicia, and Gascony. Comparison with National Forest Inventory data provides insight into the overlaps between European scale patterns from the mapping exercise and plot-level observations. This comprehensive map offers a valuable basis for policy decisions, supporting the EU’s climate mitigation objectives and improving the understanding of forest management regimes across Europe.","container-title":"Forest Ecology and Management","DOI":"10.1016/j.foreco.2025.122940","ISSN":"03781127","journalAbbreviation":"Forest Ecology and Management","language":"en","page":"122940","source":"DOI.org (Crossref)","title":"Mapping forest management regimes in Europe","volume":"594","author":[{"family":"Scherpenhuijzen","given":"Niek"},{"family":"West","given":"Thales A.P."},{"family":"Debonne","given":"Niels"},{"family":"Oostdijk","given":"Saskia"},{"family":"Adame","given":"Patricia"},{"family":"Astrup","given":"Rasmus"},{"family":"Verburg","given":"Peter H."}],"issued":{"date-parts":[["2025",10]]}}}],"schema":"https://github.com/citation-style-language/schema/raw/master/csl-citation.json"} </w:instrText>
      </w:r>
      <w:r w:rsidR="00EE0106">
        <w:rPr>
          <w:rFonts w:ascii="Times New Roman" w:hAnsi="Times New Roman"/>
          <w:sz w:val="24"/>
          <w:szCs w:val="24"/>
          <w:lang w:val="en-GB"/>
        </w:rPr>
        <w:fldChar w:fldCharType="separate"/>
      </w:r>
      <w:r w:rsidR="00AB4775">
        <w:rPr>
          <w:rFonts w:ascii="Times New Roman" w:hAnsi="Times New Roman"/>
          <w:noProof/>
          <w:sz w:val="24"/>
          <w:szCs w:val="24"/>
          <w:lang w:val="en-GB"/>
        </w:rPr>
        <w:t>(10)</w:t>
      </w:r>
      <w:r w:rsidR="00EE0106">
        <w:rPr>
          <w:rFonts w:ascii="Times New Roman" w:hAnsi="Times New Roman"/>
          <w:sz w:val="24"/>
          <w:szCs w:val="24"/>
          <w:lang w:val="en-GB"/>
        </w:rPr>
        <w:fldChar w:fldCharType="end"/>
      </w:r>
      <w:r w:rsidRPr="00426444">
        <w:rPr>
          <w:rFonts w:ascii="Times New Roman" w:hAnsi="Times New Roman"/>
          <w:sz w:val="24"/>
          <w:szCs w:val="24"/>
          <w:lang w:val="en-GB"/>
        </w:rPr>
        <w:t xml:space="preserve">. As the world’s sixth-largest producer of industrial forestry products, Sweden’s forests are not only economically significant, but they are </w:t>
      </w:r>
      <w:r w:rsidR="00A70595">
        <w:rPr>
          <w:rFonts w:ascii="Times New Roman" w:hAnsi="Times New Roman"/>
          <w:sz w:val="24"/>
          <w:szCs w:val="24"/>
          <w:lang w:val="en-GB"/>
        </w:rPr>
        <w:t xml:space="preserve">also </w:t>
      </w:r>
      <w:r w:rsidRPr="00426444">
        <w:rPr>
          <w:rFonts w:ascii="Times New Roman" w:hAnsi="Times New Roman"/>
          <w:sz w:val="24"/>
          <w:szCs w:val="24"/>
          <w:lang w:val="en-GB"/>
        </w:rPr>
        <w:t xml:space="preserve">central to EU climate and biodiversity goals. </w:t>
      </w:r>
      <w:r w:rsidR="00A70595" w:rsidRPr="00A70595">
        <w:rPr>
          <w:rFonts w:ascii="Times New Roman" w:hAnsi="Times New Roman"/>
          <w:sz w:val="24"/>
          <w:szCs w:val="24"/>
          <w:lang w:val="en-GB"/>
        </w:rPr>
        <w:t xml:space="preserve"> </w:t>
      </w:r>
      <w:r w:rsidR="00A70595">
        <w:rPr>
          <w:rFonts w:ascii="Times New Roman" w:hAnsi="Times New Roman"/>
          <w:sz w:val="24"/>
          <w:szCs w:val="24"/>
          <w:lang w:val="en-GB"/>
        </w:rPr>
        <w:t>S</w:t>
      </w:r>
      <w:r w:rsidR="00A70595" w:rsidRPr="00426444">
        <w:rPr>
          <w:rFonts w:ascii="Times New Roman" w:hAnsi="Times New Roman"/>
          <w:sz w:val="24"/>
          <w:szCs w:val="24"/>
          <w:lang w:val="en-GB"/>
        </w:rPr>
        <w:t>imultaneously</w:t>
      </w:r>
      <w:r w:rsidR="00A70595">
        <w:rPr>
          <w:rFonts w:ascii="Times New Roman" w:hAnsi="Times New Roman"/>
          <w:sz w:val="24"/>
          <w:szCs w:val="24"/>
          <w:lang w:val="en-GB"/>
        </w:rPr>
        <w:t>, t</w:t>
      </w:r>
      <w:r w:rsidR="00BE759E" w:rsidRPr="00BE759E">
        <w:rPr>
          <w:rFonts w:ascii="Times New Roman" w:hAnsi="Times New Roman"/>
          <w:sz w:val="24"/>
          <w:szCs w:val="24"/>
          <w:lang w:val="en-GB"/>
        </w:rPr>
        <w:t>he autonomy of landowners and their freedom of choice are valued highly</w:t>
      </w:r>
      <w:r w:rsidR="00BE759E">
        <w:rPr>
          <w:rFonts w:ascii="Times New Roman" w:hAnsi="Times New Roman"/>
          <w:sz w:val="24"/>
          <w:szCs w:val="24"/>
          <w:lang w:val="en-GB"/>
        </w:rPr>
        <w:t xml:space="preserve">. </w:t>
      </w:r>
      <w:r w:rsidRPr="00426444">
        <w:rPr>
          <w:rFonts w:ascii="Times New Roman" w:hAnsi="Times New Roman"/>
          <w:sz w:val="24"/>
          <w:szCs w:val="24"/>
          <w:lang w:val="en-GB"/>
        </w:rPr>
        <w:t>With over 50% of forest land privately owned, especially in the productive southern regions</w:t>
      </w:r>
      <w:r w:rsidR="00CD4B58">
        <w:rPr>
          <w:rFonts w:ascii="Times New Roman" w:hAnsi="Times New Roman"/>
          <w:sz w:val="24"/>
          <w:szCs w:val="24"/>
          <w:lang w:val="en-GB"/>
        </w:rPr>
        <w:t xml:space="preserve"> (</w:t>
      </w:r>
      <w:r w:rsidR="00CD4B58" w:rsidRPr="0061703D">
        <w:rPr>
          <w:rFonts w:ascii="Times New Roman" w:hAnsi="Times New Roman"/>
          <w:i/>
          <w:iCs/>
          <w:sz w:val="24"/>
          <w:szCs w:val="24"/>
          <w:lang w:val="en-GB"/>
        </w:rPr>
        <w:t>Figure 1</w:t>
      </w:r>
      <w:r w:rsidR="00CD4B58">
        <w:rPr>
          <w:rFonts w:ascii="Times New Roman" w:hAnsi="Times New Roman"/>
          <w:sz w:val="24"/>
          <w:szCs w:val="24"/>
          <w:lang w:val="en-GB"/>
        </w:rPr>
        <w:t>)</w:t>
      </w:r>
      <w:r w:rsidRPr="00426444">
        <w:rPr>
          <w:rFonts w:ascii="Times New Roman" w:hAnsi="Times New Roman"/>
          <w:sz w:val="24"/>
          <w:szCs w:val="24"/>
          <w:lang w:val="en-GB"/>
        </w:rPr>
        <w:t xml:space="preserve">, understanding landowner preferences is essential for effective policy uptake. Sweden’s case </w:t>
      </w:r>
      <w:r w:rsidR="00BE759E">
        <w:rPr>
          <w:rFonts w:ascii="Times New Roman" w:hAnsi="Times New Roman"/>
          <w:sz w:val="24"/>
          <w:szCs w:val="24"/>
          <w:lang w:val="en-GB"/>
        </w:rPr>
        <w:t xml:space="preserve">thereby </w:t>
      </w:r>
      <w:r w:rsidRPr="00426444">
        <w:rPr>
          <w:rFonts w:ascii="Times New Roman" w:hAnsi="Times New Roman"/>
          <w:sz w:val="24"/>
          <w:szCs w:val="24"/>
          <w:lang w:val="en-GB"/>
        </w:rPr>
        <w:t>illustrates the broader global challenge of integrating conservation into profitable land uses, where trade-offs with private income are substantial.</w:t>
      </w:r>
      <w:r w:rsidR="00BE759E">
        <w:rPr>
          <w:rFonts w:ascii="Times New Roman" w:hAnsi="Times New Roman"/>
          <w:sz w:val="24"/>
          <w:szCs w:val="24"/>
          <w:lang w:val="en-GB"/>
        </w:rPr>
        <w:t xml:space="preserve"> </w:t>
      </w:r>
    </w:p>
    <w:p w14:paraId="6747E8DD" w14:textId="5BBCC80F" w:rsidR="0009424B" w:rsidRDefault="0009424B" w:rsidP="00426444">
      <w:pPr>
        <w:spacing w:after="160" w:line="278" w:lineRule="auto"/>
        <w:jc w:val="both"/>
        <w:rPr>
          <w:rFonts w:ascii="Times New Roman" w:hAnsi="Times New Roman"/>
          <w:sz w:val="24"/>
          <w:szCs w:val="24"/>
          <w:lang w:val="en-GB"/>
        </w:rPr>
      </w:pPr>
    </w:p>
    <w:p w14:paraId="0119464B" w14:textId="4626EE87" w:rsidR="00BE759E" w:rsidRDefault="001D39A1" w:rsidP="00BE759E">
      <w:pPr>
        <w:keepNext/>
        <w:spacing w:line="278" w:lineRule="auto"/>
        <w:jc w:val="both"/>
      </w:pPr>
      <w:r>
        <w:rPr>
          <w:noProof/>
          <w:lang w:val="en-GB"/>
          <w14:ligatures w14:val="standardContextual"/>
        </w:rPr>
        <w:lastRenderedPageBreak/>
        <w:drawing>
          <wp:inline distT="0" distB="0" distL="0" distR="0" wp14:anchorId="5E99869C" wp14:editId="42CDF925">
            <wp:extent cx="5753639" cy="3209925"/>
            <wp:effectExtent l="0" t="0" r="0" b="0"/>
            <wp:docPr id="314086521" name="Bildobjekt 2" descr="En bild som visar karta, tex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86521" name="Bildobjekt 2" descr="En bild som visar karta, text&#10;&#10;AI-genererat innehåll kan vara felaktigt."/>
                    <pic:cNvPicPr/>
                  </pic:nvPicPr>
                  <pic:blipFill rotWithShape="1">
                    <a:blip r:embed="rId8" cstate="print">
                      <a:extLst>
                        <a:ext uri="{28A0092B-C50C-407E-A947-70E740481C1C}">
                          <a14:useLocalDpi xmlns:a14="http://schemas.microsoft.com/office/drawing/2010/main" val="0"/>
                        </a:ext>
                      </a:extLst>
                    </a:blip>
                    <a:srcRect l="3307" t="11686" r="2447" b="13992"/>
                    <a:stretch>
                      <a:fillRect/>
                    </a:stretch>
                  </pic:blipFill>
                  <pic:spPr bwMode="auto">
                    <a:xfrm>
                      <a:off x="0" y="0"/>
                      <a:ext cx="5763745" cy="3215563"/>
                    </a:xfrm>
                    <a:prstGeom prst="rect">
                      <a:avLst/>
                    </a:prstGeom>
                    <a:ln>
                      <a:noFill/>
                    </a:ln>
                    <a:extLst>
                      <a:ext uri="{53640926-AAD7-44D8-BBD7-CCE9431645EC}">
                        <a14:shadowObscured xmlns:a14="http://schemas.microsoft.com/office/drawing/2010/main"/>
                      </a:ext>
                    </a:extLst>
                  </pic:spPr>
                </pic:pic>
              </a:graphicData>
            </a:graphic>
          </wp:inline>
        </w:drawing>
      </w:r>
    </w:p>
    <w:p w14:paraId="0660723C" w14:textId="1C51FCB5" w:rsidR="00813A9F" w:rsidRPr="001D39A1" w:rsidRDefault="001D39A1" w:rsidP="0019236E">
      <w:pPr>
        <w:spacing w:after="160" w:line="278" w:lineRule="auto"/>
        <w:jc w:val="both"/>
        <w:rPr>
          <w:rFonts w:ascii="Times New Roman" w:hAnsi="Times New Roman"/>
          <w:i/>
          <w:iCs/>
          <w:sz w:val="18"/>
          <w:szCs w:val="18"/>
        </w:rPr>
      </w:pPr>
      <w:r w:rsidRPr="001D39A1">
        <w:rPr>
          <w:rFonts w:ascii="Times New Roman" w:hAnsi="Times New Roman"/>
          <w:i/>
          <w:iCs/>
          <w:sz w:val="18"/>
          <w:szCs w:val="18"/>
          <w:lang w:val="en-GB"/>
        </w:rPr>
        <w:t xml:space="preserve">Figure </w:t>
      </w:r>
      <w:r w:rsidRPr="001D39A1">
        <w:rPr>
          <w:rFonts w:ascii="Times New Roman" w:hAnsi="Times New Roman"/>
          <w:i/>
          <w:iCs/>
          <w:sz w:val="18"/>
          <w:szCs w:val="18"/>
          <w:lang w:val="en-GB"/>
        </w:rPr>
        <w:fldChar w:fldCharType="begin"/>
      </w:r>
      <w:r w:rsidRPr="001D39A1">
        <w:rPr>
          <w:rFonts w:ascii="Times New Roman" w:hAnsi="Times New Roman"/>
          <w:i/>
          <w:iCs/>
          <w:sz w:val="18"/>
          <w:szCs w:val="18"/>
          <w:lang w:val="en-GB"/>
        </w:rPr>
        <w:instrText xml:space="preserve"> SEQ Figure \* ARABIC </w:instrText>
      </w:r>
      <w:r w:rsidRPr="001D39A1">
        <w:rPr>
          <w:rFonts w:ascii="Times New Roman" w:hAnsi="Times New Roman"/>
          <w:i/>
          <w:iCs/>
          <w:sz w:val="18"/>
          <w:szCs w:val="18"/>
          <w:lang w:val="en-GB"/>
        </w:rPr>
        <w:fldChar w:fldCharType="separate"/>
      </w:r>
      <w:r w:rsidR="001C516A">
        <w:rPr>
          <w:rFonts w:ascii="Times New Roman" w:hAnsi="Times New Roman"/>
          <w:i/>
          <w:iCs/>
          <w:noProof/>
          <w:sz w:val="18"/>
          <w:szCs w:val="18"/>
          <w:lang w:val="en-GB"/>
        </w:rPr>
        <w:t>1</w:t>
      </w:r>
      <w:r w:rsidRPr="001D39A1">
        <w:rPr>
          <w:rFonts w:ascii="Times New Roman" w:hAnsi="Times New Roman"/>
          <w:i/>
          <w:iCs/>
          <w:sz w:val="18"/>
          <w:szCs w:val="18"/>
          <w:lang w:val="en-GB"/>
        </w:rPr>
        <w:fldChar w:fldCharType="end"/>
      </w:r>
      <w:r w:rsidRPr="001D39A1">
        <w:rPr>
          <w:rFonts w:ascii="Times New Roman" w:hAnsi="Times New Roman"/>
          <w:i/>
          <w:iCs/>
          <w:sz w:val="18"/>
          <w:szCs w:val="18"/>
          <w:lang w:val="en-GB"/>
        </w:rPr>
        <w:t>: The spatial dimensions of forest ow</w:t>
      </w:r>
      <w:r w:rsidR="009B6656">
        <w:rPr>
          <w:rFonts w:ascii="Times New Roman" w:hAnsi="Times New Roman"/>
          <w:i/>
          <w:iCs/>
          <w:sz w:val="18"/>
          <w:szCs w:val="18"/>
          <w:lang w:val="en-GB"/>
        </w:rPr>
        <w:t>n</w:t>
      </w:r>
      <w:r w:rsidRPr="001D39A1">
        <w:rPr>
          <w:rFonts w:ascii="Times New Roman" w:hAnsi="Times New Roman"/>
          <w:i/>
          <w:iCs/>
          <w:sz w:val="18"/>
          <w:szCs w:val="18"/>
          <w:lang w:val="en-GB"/>
        </w:rPr>
        <w:t xml:space="preserve">ership, production, and conservation in Sweden. Panel a) shows the distribution of major forest ownership categories, based on data from the Swedish Environmental Protection Agency and Lantmäteriet, adapted from the original map by Metria AB (2020). </w:t>
      </w:r>
      <w:r w:rsidRPr="001D39A1">
        <w:rPr>
          <w:rFonts w:ascii="Times New Roman" w:hAnsi="Times New Roman"/>
          <w:i/>
          <w:iCs/>
          <w:sz w:val="18"/>
          <w:szCs w:val="18"/>
        </w:rPr>
        <w:t xml:space="preserve">Panel b) shows forest productivity as value added (förädlingsvärde) per 1,000 ha, where value added represents the net economic contribution of forestry to regional GDP (total forestry output minus intermediate inputs). Regional value-added data for 2020 were obtained from Skogsindustrierna (based on Statistics Sweden, SCB) and divided by the declared area of productive forest land (1,000 ha) in each county for 2020, taken from the Swedish Forest Agency (Skogsstyrelsen; original source SCB). Monetary values are expressed in USD. </w:t>
      </w:r>
      <w:r w:rsidRPr="001D39A1">
        <w:rPr>
          <w:rFonts w:ascii="Times New Roman" w:hAnsi="Times New Roman"/>
          <w:i/>
          <w:iCs/>
          <w:sz w:val="18"/>
          <w:szCs w:val="18"/>
          <w:lang w:val="en-GB"/>
        </w:rPr>
        <w:t>Panel c) shows the ongoing harvesting of old growth forests based on</w:t>
      </w:r>
      <w:r>
        <w:rPr>
          <w:rFonts w:ascii="Times New Roman" w:hAnsi="Times New Roman"/>
          <w:i/>
          <w:iCs/>
          <w:sz w:val="18"/>
          <w:szCs w:val="18"/>
          <w:lang w:val="en-GB"/>
        </w:rPr>
        <w:t xml:space="preserve"> </w:t>
      </w:r>
      <w:r w:rsidRPr="00CD4B58">
        <w:rPr>
          <w:rFonts w:ascii="Times New Roman" w:hAnsi="Times New Roman"/>
          <w:i/>
          <w:iCs/>
          <w:sz w:val="18"/>
          <w:szCs w:val="18"/>
          <w:lang w:val="en-GB"/>
        </w:rPr>
        <w:t>doi: 10.1029/2022EF003221</w:t>
      </w:r>
      <w:r w:rsidRPr="001D39A1">
        <w:rPr>
          <w:rFonts w:ascii="Times New Roman" w:hAnsi="Times New Roman"/>
          <w:i/>
          <w:iCs/>
          <w:sz w:val="18"/>
          <w:szCs w:val="18"/>
          <w:lang w:val="en-GB"/>
        </w:rPr>
        <w:t xml:space="preserve">. </w:t>
      </w:r>
      <w:r w:rsidRPr="001D39A1">
        <w:rPr>
          <w:rStyle w:val="s1"/>
          <w:rFonts w:ascii="Times New Roman" w:hAnsi="Times New Roman"/>
          <w:i/>
          <w:iCs/>
          <w:sz w:val="18"/>
          <w:szCs w:val="18"/>
        </w:rPr>
        <w:t>Panel d)</w:t>
      </w:r>
      <w:r w:rsidRPr="001D39A1">
        <w:rPr>
          <w:rFonts w:ascii="Times New Roman" w:hAnsi="Times New Roman"/>
          <w:i/>
          <w:iCs/>
          <w:sz w:val="18"/>
          <w:szCs w:val="18"/>
        </w:rPr>
        <w:t xml:space="preserve"> shows the share of formally protected forest land—a collective category defined by Statistics Sweden (SCB) that includes areas protected by laws, regulations, agreements, or individual decisions (such as national parks, nature reserves, biotope protection areas, and nature conservation agreements). Overlaps between protection types have been removed to give a net area, and the figures cover both productive and unproductive forest land. Values represent the percentage of total forest land in each county in 2020 (SCB, based on data from the Swedish Environmental Protection Agency and the Swedish Forest Agency).</w:t>
      </w:r>
    </w:p>
    <w:p w14:paraId="46DDE19B" w14:textId="77777777" w:rsidR="00813A9F" w:rsidRPr="007D737D" w:rsidRDefault="00813A9F" w:rsidP="007D737D">
      <w:pPr>
        <w:pStyle w:val="Heading1"/>
        <w:rPr>
          <w:rFonts w:ascii="Calibri" w:hAnsi="Calibri" w:cs="Calibri"/>
          <w:sz w:val="32"/>
          <w:szCs w:val="32"/>
        </w:rPr>
      </w:pPr>
      <w:r w:rsidRPr="007D737D">
        <w:rPr>
          <w:rFonts w:ascii="Calibri" w:hAnsi="Calibri" w:cs="Calibri"/>
          <w:sz w:val="32"/>
          <w:szCs w:val="32"/>
        </w:rPr>
        <w:t xml:space="preserve">Results </w:t>
      </w:r>
    </w:p>
    <w:p w14:paraId="7B664B7A" w14:textId="4734532E" w:rsidR="00813A9F" w:rsidRPr="00C96D98" w:rsidRDefault="00813A9F" w:rsidP="00C96D98">
      <w:pPr>
        <w:spacing w:after="160" w:line="276" w:lineRule="auto"/>
        <w:jc w:val="both"/>
        <w:rPr>
          <w:rFonts w:ascii="Times New Roman" w:hAnsi="Times New Roman"/>
          <w:i/>
          <w:iCs/>
          <w:sz w:val="24"/>
          <w:szCs w:val="24"/>
        </w:rPr>
      </w:pPr>
      <w:r w:rsidRPr="00813A9F">
        <w:rPr>
          <w:rFonts w:ascii="Times New Roman" w:hAnsi="Times New Roman"/>
          <w:sz w:val="24"/>
          <w:szCs w:val="24"/>
          <w:lang w:val="en-GB"/>
        </w:rPr>
        <w:t xml:space="preserve">We </w:t>
      </w:r>
      <w:r w:rsidR="004A6796">
        <w:rPr>
          <w:rFonts w:ascii="Times New Roman" w:hAnsi="Times New Roman"/>
          <w:sz w:val="24"/>
          <w:szCs w:val="24"/>
          <w:lang w:val="en-GB"/>
        </w:rPr>
        <w:t>surveyed</w:t>
      </w:r>
      <w:r w:rsidRPr="00813A9F">
        <w:rPr>
          <w:rFonts w:ascii="Times New Roman" w:hAnsi="Times New Roman"/>
          <w:sz w:val="24"/>
          <w:szCs w:val="24"/>
          <w:lang w:val="en-GB"/>
        </w:rPr>
        <w:t xml:space="preserve"> 1,674 </w:t>
      </w:r>
      <w:r w:rsidR="004A6796">
        <w:rPr>
          <w:rFonts w:ascii="Times New Roman" w:hAnsi="Times New Roman"/>
          <w:sz w:val="24"/>
          <w:szCs w:val="24"/>
          <w:lang w:val="en-GB"/>
        </w:rPr>
        <w:t>private</w:t>
      </w:r>
      <w:r w:rsidRPr="00813A9F">
        <w:rPr>
          <w:rFonts w:ascii="Times New Roman" w:hAnsi="Times New Roman"/>
          <w:sz w:val="24"/>
          <w:szCs w:val="24"/>
          <w:lang w:val="en-GB"/>
        </w:rPr>
        <w:t xml:space="preserve"> forest owners across Sweden </w:t>
      </w:r>
      <w:r w:rsidR="004A6796">
        <w:rPr>
          <w:rFonts w:ascii="Times New Roman" w:hAnsi="Times New Roman"/>
          <w:sz w:val="24"/>
          <w:szCs w:val="24"/>
          <w:lang w:val="en-GB"/>
        </w:rPr>
        <w:t>using a discrete choice experiment</w:t>
      </w:r>
      <w:r w:rsidRPr="00813A9F">
        <w:rPr>
          <w:rFonts w:ascii="Times New Roman" w:hAnsi="Times New Roman"/>
          <w:sz w:val="24"/>
          <w:szCs w:val="24"/>
          <w:lang w:val="en-GB"/>
        </w:rPr>
        <w:t xml:space="preserve"> (Materials and Methods).</w:t>
      </w:r>
      <w:r w:rsidR="002B1C36">
        <w:rPr>
          <w:rFonts w:ascii="Times New Roman" w:hAnsi="Times New Roman"/>
          <w:sz w:val="24"/>
          <w:szCs w:val="24"/>
          <w:lang w:val="en-GB"/>
        </w:rPr>
        <w:t xml:space="preserve"> </w:t>
      </w:r>
      <w:r w:rsidRPr="002B7421">
        <w:rPr>
          <w:rFonts w:ascii="Times New Roman" w:hAnsi="Times New Roman"/>
          <w:sz w:val="24"/>
          <w:szCs w:val="24"/>
          <w:lang w:val="en-GB"/>
        </w:rPr>
        <w:t xml:space="preserve">The results from the choice experiment </w:t>
      </w:r>
      <w:r>
        <w:rPr>
          <w:rFonts w:ascii="Times New Roman" w:hAnsi="Times New Roman"/>
          <w:sz w:val="24"/>
          <w:szCs w:val="24"/>
          <w:lang w:val="en-GB"/>
        </w:rPr>
        <w:t xml:space="preserve">generally indicate that private forest owners in Sweden would generally be willing to accept payments for protecting biodiversity, </w:t>
      </w:r>
      <w:del w:id="40" w:author="Codex methodological revision" w:date="2026-07-16T15:03:00Z">
        <w:r>
          <w:rPr>
            <w:rFonts w:ascii="Times New Roman" w:hAnsi="Times New Roman"/>
            <w:sz w:val="24"/>
            <w:szCs w:val="24"/>
            <w:lang w:val="en-GB"/>
          </w:rPr>
          <w:delText>with a preference for higher payments, shorter contract length, and public financing.</w:delText>
        </w:r>
      </w:del>
      <w:ins w:id="41" w:author="Codex methodological revision" w:date="2026-07-16T15:03:00Z">
        <w:r>
          <w:rPr>
            <w:rFonts w:ascii="Times New Roman" w:hAnsi="Times New Roman"/>
            <w:sz w:val="24"/>
            <w:szCs w:val="24"/>
            <w:lang w:val="en-GB"/>
          </w:rPr>
          <w:t>with a preference for higher payments, shorter contract length, and financing arrangements involving public funds.</w:t>
        </w:r>
      </w:ins>
      <w:r>
        <w:rPr>
          <w:rFonts w:ascii="Times New Roman" w:hAnsi="Times New Roman"/>
          <w:sz w:val="24"/>
          <w:szCs w:val="24"/>
          <w:lang w:val="en-GB"/>
        </w:rPr>
        <w:t xml:space="preserve"> </w:t>
      </w:r>
    </w:p>
    <w:p w14:paraId="7FDF5821" w14:textId="77777777" w:rsidR="00C96D98" w:rsidRPr="003126AD" w:rsidRDefault="00C96D98" w:rsidP="00C96D98">
      <w:pPr>
        <w:pStyle w:val="Heading2"/>
        <w:rPr>
          <w:rFonts w:ascii="Arial" w:hAnsi="Arial" w:cs="Arial"/>
          <w:color w:val="000000" w:themeColor="text1"/>
          <w:sz w:val="26"/>
          <w:szCs w:val="26"/>
          <w:lang w:val="en-US"/>
          <w:rPrChange w:id="42" w:author="Nils Droste" w:date="2026-07-14T14:17:00Z" w16du:dateUtc="2026-07-14T12:17:00Z">
            <w:rPr>
              <w:rFonts w:ascii="Arial" w:hAnsi="Arial" w:cs="Arial"/>
              <w:color w:val="000000" w:themeColor="text1"/>
              <w:sz w:val="26"/>
              <w:szCs w:val="26"/>
              <w:lang w:val="da-DK"/>
            </w:rPr>
          </w:rPrChange>
        </w:rPr>
      </w:pPr>
      <w:r w:rsidRPr="003126AD">
        <w:rPr>
          <w:rFonts w:ascii="Arial" w:hAnsi="Arial" w:cs="Arial"/>
          <w:color w:val="000000" w:themeColor="text1"/>
          <w:sz w:val="26"/>
          <w:szCs w:val="26"/>
          <w:lang w:val="en-US"/>
          <w:rPrChange w:id="43" w:author="Nils Droste" w:date="2026-07-14T14:17:00Z" w16du:dateUtc="2026-07-14T12:17:00Z">
            <w:rPr>
              <w:rFonts w:ascii="Arial" w:hAnsi="Arial" w:cs="Arial"/>
              <w:color w:val="000000" w:themeColor="text1"/>
              <w:sz w:val="26"/>
              <w:szCs w:val="26"/>
              <w:lang w:val="da-DK"/>
            </w:rPr>
          </w:rPrChange>
        </w:rPr>
        <w:t>Preferences for action over result-based schemes</w:t>
      </w:r>
    </w:p>
    <w:p w14:paraId="3644DE81" w14:textId="2B59DDDD" w:rsidR="00C96D98" w:rsidRDefault="00E01D7F" w:rsidP="00C96D98">
      <w:pPr>
        <w:pStyle w:val="NormalWeb"/>
        <w:spacing w:before="0" w:beforeAutospacing="0" w:line="276" w:lineRule="auto"/>
        <w:rPr>
          <w:lang w:val="en-GB"/>
        </w:rPr>
      </w:pPr>
      <w:r>
        <w:rPr>
          <w:lang w:val="en-GB"/>
        </w:rPr>
        <w:t xml:space="preserve">Table 1 </w:t>
      </w:r>
      <w:r w:rsidR="00C96D98" w:rsidRPr="00B935E4">
        <w:rPr>
          <w:lang w:val="en-GB"/>
        </w:rPr>
        <w:t xml:space="preserve">presents the </w:t>
      </w:r>
      <w:r w:rsidR="00C96D98">
        <w:rPr>
          <w:lang w:val="en-GB"/>
        </w:rPr>
        <w:t>estimates from</w:t>
      </w:r>
      <w:r w:rsidR="00C96D98" w:rsidRPr="00B935E4">
        <w:rPr>
          <w:lang w:val="en-GB"/>
        </w:rPr>
        <w:t xml:space="preserve"> </w:t>
      </w:r>
      <w:r w:rsidR="00C96D98">
        <w:rPr>
          <w:lang w:val="en-GB"/>
        </w:rPr>
        <w:t xml:space="preserve">a basic </w:t>
      </w:r>
      <w:r w:rsidR="00C96D98" w:rsidRPr="00B935E4">
        <w:rPr>
          <w:lang w:val="en-GB"/>
        </w:rPr>
        <w:t>multinomial choice (MNL</w:t>
      </w:r>
      <w:r w:rsidR="00C96D98">
        <w:rPr>
          <w:lang w:val="en-GB"/>
        </w:rPr>
        <w:t>)</w:t>
      </w:r>
      <w:r w:rsidR="00C96D98" w:rsidRPr="00B935E4">
        <w:rPr>
          <w:lang w:val="en-GB"/>
        </w:rPr>
        <w:t xml:space="preserve"> model</w:t>
      </w:r>
      <w:r w:rsidR="00C96D98">
        <w:rPr>
          <w:lang w:val="en-GB"/>
        </w:rPr>
        <w:t>, where we defined the no contract at all as the general reference point</w:t>
      </w:r>
      <w:r w:rsidR="00C96D98" w:rsidRPr="00B935E4">
        <w:rPr>
          <w:lang w:val="en-GB"/>
        </w:rPr>
        <w:t xml:space="preserve">. The results show that compensation </w:t>
      </w:r>
      <w:r w:rsidR="00C96D98">
        <w:rPr>
          <w:lang w:val="en-GB"/>
        </w:rPr>
        <w:t xml:space="preserve">coefficient </w:t>
      </w:r>
      <w:r w:rsidR="00C96D98" w:rsidRPr="00B935E4">
        <w:rPr>
          <w:lang w:val="en-GB"/>
        </w:rPr>
        <w:t>generally</w:t>
      </w:r>
      <w:r w:rsidR="00B064B2">
        <w:rPr>
          <w:lang w:val="en-GB"/>
        </w:rPr>
        <w:t xml:space="preserve"> (per additional SEK ha</w:t>
      </w:r>
      <w:r w:rsidR="00B064B2">
        <w:rPr>
          <w:vertAlign w:val="superscript"/>
          <w:lang w:val="en-GB"/>
        </w:rPr>
        <w:t>-1</w:t>
      </w:r>
      <w:r w:rsidR="00B064B2">
        <w:rPr>
          <w:lang w:val="en-GB"/>
        </w:rPr>
        <w:t xml:space="preserve"> yr</w:t>
      </w:r>
      <w:r w:rsidR="00B064B2">
        <w:rPr>
          <w:vertAlign w:val="superscript"/>
          <w:lang w:val="en-GB"/>
        </w:rPr>
        <w:t>-1</w:t>
      </w:r>
      <w:r w:rsidR="00B064B2">
        <w:rPr>
          <w:lang w:val="en-GB"/>
        </w:rPr>
        <w:t xml:space="preserve"> offered)</w:t>
      </w:r>
      <w:r w:rsidR="00C96D98" w:rsidRPr="00B935E4">
        <w:rPr>
          <w:lang w:val="en-GB"/>
        </w:rPr>
        <w:t xml:space="preserve"> </w:t>
      </w:r>
      <w:r w:rsidR="00C96D98">
        <w:rPr>
          <w:lang w:val="en-GB"/>
        </w:rPr>
        <w:t>is</w:t>
      </w:r>
      <w:r w:rsidR="00C96D98" w:rsidRPr="00B935E4">
        <w:rPr>
          <w:lang w:val="en-GB"/>
        </w:rPr>
        <w:t xml:space="preserve"> positive and significant (Estimate: </w:t>
      </w:r>
      <w:r w:rsidR="00C96D98" w:rsidRPr="00347A6B">
        <w:rPr>
          <w:lang w:val="en-GB"/>
        </w:rPr>
        <w:t>1.6</w:t>
      </w:r>
      <w:r w:rsidR="00E55CD0">
        <w:rPr>
          <w:lang w:val="en-GB"/>
        </w:rPr>
        <w:t>246</w:t>
      </w:r>
      <w:r w:rsidR="00C96D98">
        <w:rPr>
          <w:lang w:val="en-GB"/>
        </w:rPr>
        <w:t xml:space="preserve"> ×</w:t>
      </w:r>
      <w:r w:rsidR="00C96D98" w:rsidRPr="00B935E4">
        <w:rPr>
          <w:lang w:val="en-GB"/>
        </w:rPr>
        <w:t xml:space="preserve"> 10</w:t>
      </w:r>
      <w:r w:rsidR="00C96D98" w:rsidRPr="00C169F1">
        <w:rPr>
          <w:vertAlign w:val="superscript"/>
          <w:lang w:val="en-GB"/>
        </w:rPr>
        <w:t>-4</w:t>
      </w:r>
      <w:r w:rsidR="00C96D98" w:rsidRPr="00B935E4">
        <w:rPr>
          <w:lang w:val="en-GB"/>
        </w:rPr>
        <w:t>) suggesting that higher compensation makes the choice more attractive. Contract length</w:t>
      </w:r>
      <w:r w:rsidR="00B064B2">
        <w:rPr>
          <w:lang w:val="en-GB"/>
        </w:rPr>
        <w:t xml:space="preserve"> (per additional year) </w:t>
      </w:r>
      <w:r w:rsidR="00C96D98" w:rsidRPr="00B935E4">
        <w:rPr>
          <w:lang w:val="en-GB"/>
        </w:rPr>
        <w:t>has a negative</w:t>
      </w:r>
      <w:del w:id="44" w:author="Nils Droste" w:date="2026-07-17T15:24:00Z" w16du:dateUtc="2026-07-17T13:24:00Z">
        <w:r w:rsidR="00B064B2" w:rsidDel="00B67967">
          <w:rPr>
            <w:lang w:val="en-GB"/>
          </w:rPr>
          <w:delText xml:space="preserve"> </w:delText>
        </w:r>
      </w:del>
      <w:r w:rsidR="00C96D98">
        <w:rPr>
          <w:lang w:val="en-GB"/>
        </w:rPr>
        <w:t xml:space="preserve"> and highly significant</w:t>
      </w:r>
      <w:r w:rsidR="00C96D98" w:rsidRPr="00B935E4">
        <w:rPr>
          <w:lang w:val="en-GB"/>
        </w:rPr>
        <w:t xml:space="preserve"> coefficient (-0.0074), indicating that </w:t>
      </w:r>
      <w:r w:rsidR="00C96D98">
        <w:rPr>
          <w:lang w:val="en-GB"/>
        </w:rPr>
        <w:t>forest owners</w:t>
      </w:r>
      <w:r w:rsidR="00C96D98" w:rsidRPr="00B935E4">
        <w:rPr>
          <w:lang w:val="en-GB"/>
        </w:rPr>
        <w:t xml:space="preserve"> are less likely to prefer alternatives with longer contracts. Moreover, the model tells us that forest owners prefer more action-based contracts, such as </w:t>
      </w:r>
      <w:r w:rsidR="00C96D98" w:rsidRPr="00B935E4">
        <w:rPr>
          <w:lang w:val="en-GB"/>
        </w:rPr>
        <w:lastRenderedPageBreak/>
        <w:t>buffer strips</w:t>
      </w:r>
      <w:r w:rsidR="00C96D98">
        <w:rPr>
          <w:lang w:val="en-GB"/>
        </w:rPr>
        <w:t xml:space="preserve">, </w:t>
      </w:r>
      <w:r w:rsidR="00C96D98" w:rsidRPr="00B935E4">
        <w:rPr>
          <w:lang w:val="en-GB"/>
        </w:rPr>
        <w:t xml:space="preserve">not felling </w:t>
      </w:r>
      <w:r w:rsidR="00C96D98">
        <w:rPr>
          <w:lang w:val="en-GB"/>
        </w:rPr>
        <w:t xml:space="preserve">bird </w:t>
      </w:r>
      <w:r w:rsidR="00C96D98" w:rsidRPr="00B935E4">
        <w:rPr>
          <w:lang w:val="en-GB"/>
        </w:rPr>
        <w:t>breeding grounds,</w:t>
      </w:r>
      <w:r w:rsidR="00C96D98">
        <w:rPr>
          <w:lang w:val="en-GB"/>
        </w:rPr>
        <w:t xml:space="preserve"> and general offsets</w:t>
      </w:r>
      <w:r w:rsidR="00C96D98" w:rsidRPr="00B935E4">
        <w:rPr>
          <w:lang w:val="en-GB"/>
        </w:rPr>
        <w:t xml:space="preserve"> with positive and significant coefficients</w:t>
      </w:r>
      <w:r w:rsidR="00C96D98">
        <w:rPr>
          <w:lang w:val="en-GB"/>
        </w:rPr>
        <w:t xml:space="preserve">. </w:t>
      </w:r>
    </w:p>
    <w:p w14:paraId="1616C4F3" w14:textId="69B2CDD1" w:rsidR="00801A66" w:rsidRPr="00801A66" w:rsidRDefault="00801A66" w:rsidP="00801A66">
      <w:pPr>
        <w:pStyle w:val="Caption"/>
        <w:keepNext/>
        <w:spacing w:after="0"/>
        <w:rPr>
          <w:rFonts w:ascii="Times New Roman" w:hAnsi="Times New Roman"/>
          <w:color w:val="auto"/>
          <w:sz w:val="20"/>
          <w:szCs w:val="20"/>
        </w:rPr>
      </w:pPr>
      <w:r w:rsidRPr="00801A66">
        <w:rPr>
          <w:rFonts w:ascii="Times New Roman" w:hAnsi="Times New Roman"/>
          <w:color w:val="auto"/>
          <w:sz w:val="20"/>
          <w:szCs w:val="20"/>
        </w:rPr>
        <w:t xml:space="preserve">Table </w:t>
      </w:r>
      <w:r w:rsidRPr="00801A66">
        <w:rPr>
          <w:rFonts w:ascii="Times New Roman" w:hAnsi="Times New Roman"/>
          <w:color w:val="auto"/>
          <w:sz w:val="20"/>
          <w:szCs w:val="20"/>
        </w:rPr>
        <w:fldChar w:fldCharType="begin"/>
      </w:r>
      <w:r w:rsidRPr="00801A66">
        <w:rPr>
          <w:rFonts w:ascii="Times New Roman" w:hAnsi="Times New Roman"/>
          <w:color w:val="auto"/>
          <w:sz w:val="20"/>
          <w:szCs w:val="20"/>
        </w:rPr>
        <w:instrText xml:space="preserve"> SEQ Table \* ARABIC </w:instrText>
      </w:r>
      <w:r w:rsidRPr="00801A66">
        <w:rPr>
          <w:rFonts w:ascii="Times New Roman" w:hAnsi="Times New Roman"/>
          <w:color w:val="auto"/>
          <w:sz w:val="20"/>
          <w:szCs w:val="20"/>
        </w:rPr>
        <w:fldChar w:fldCharType="separate"/>
      </w:r>
      <w:r w:rsidR="001C516A">
        <w:rPr>
          <w:rFonts w:ascii="Times New Roman" w:hAnsi="Times New Roman"/>
          <w:noProof/>
          <w:color w:val="auto"/>
          <w:sz w:val="20"/>
          <w:szCs w:val="20"/>
        </w:rPr>
        <w:t>1</w:t>
      </w:r>
      <w:r w:rsidRPr="00801A66">
        <w:rPr>
          <w:rFonts w:ascii="Times New Roman" w:hAnsi="Times New Roman"/>
          <w:color w:val="auto"/>
          <w:sz w:val="20"/>
          <w:szCs w:val="20"/>
        </w:rPr>
        <w:fldChar w:fldCharType="end"/>
      </w:r>
      <w:r w:rsidRPr="00801A66">
        <w:rPr>
          <w:rFonts w:ascii="Times New Roman" w:hAnsi="Times New Roman"/>
          <w:color w:val="auto"/>
          <w:sz w:val="20"/>
          <w:szCs w:val="20"/>
        </w:rPr>
        <w:t>:</w:t>
      </w:r>
      <w:r w:rsidR="00B064B2" w:rsidRPr="00B064B2">
        <w:rPr>
          <w:rFonts w:ascii="Times New Roman" w:hAnsi="Times New Roman"/>
          <w:sz w:val="20"/>
          <w:szCs w:val="20"/>
        </w:rPr>
        <w:t xml:space="preserve"> </w:t>
      </w:r>
      <w:r w:rsidR="00B064B2" w:rsidRPr="00C868F2">
        <w:rPr>
          <w:rFonts w:ascii="Times New Roman" w:hAnsi="Times New Roman"/>
          <w:sz w:val="20"/>
          <w:szCs w:val="20"/>
        </w:rPr>
        <w:t>Results from the multinomial logit model. Coefficient estimates are reported in utility units. WTA values are reported in USD ha⁻¹ yr⁻¹ (converted from SEK using the 2024 Riksbanken annual exchange rate)</w:t>
      </w:r>
      <w:r w:rsidRPr="00801A66">
        <w:rPr>
          <w:rFonts w:ascii="Times New Roman" w:hAnsi="Times New Roman"/>
          <w:color w:val="auto"/>
          <w:sz w:val="20"/>
          <w:szCs w:val="20"/>
        </w:rPr>
        <w:t>.</w:t>
      </w:r>
      <w:r w:rsidR="00657300">
        <w:rPr>
          <w:rFonts w:ascii="Times New Roman" w:hAnsi="Times New Roman"/>
          <w:color w:val="auto"/>
          <w:sz w:val="20"/>
          <w:szCs w:val="20"/>
        </w:rPr>
        <w:t xml:space="preserve"> Statistically significant estimates (95% confidence intervals excluding zero) are show</w:t>
      </w:r>
      <w:r w:rsidR="002159F6">
        <w:rPr>
          <w:rFonts w:ascii="Times New Roman" w:hAnsi="Times New Roman"/>
          <w:color w:val="auto"/>
          <w:sz w:val="20"/>
          <w:szCs w:val="20"/>
        </w:rPr>
        <w:t>n</w:t>
      </w:r>
      <w:r w:rsidR="00657300">
        <w:rPr>
          <w:rFonts w:ascii="Times New Roman" w:hAnsi="Times New Roman"/>
          <w:color w:val="auto"/>
          <w:sz w:val="20"/>
          <w:szCs w:val="20"/>
        </w:rPr>
        <w:t xml:space="preserve"> in bold.</w:t>
      </w:r>
    </w:p>
    <w:tbl>
      <w:tblPr>
        <w:tblW w:w="8790"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3828"/>
        <w:gridCol w:w="850"/>
        <w:gridCol w:w="1701"/>
        <w:gridCol w:w="851"/>
        <w:gridCol w:w="1560"/>
        <w:tblGridChange w:id="45">
          <w:tblGrid>
            <w:gridCol w:w="3828"/>
            <w:gridCol w:w="850"/>
            <w:gridCol w:w="1701"/>
            <w:gridCol w:w="851"/>
            <w:gridCol w:w="1560"/>
          </w:tblGrid>
        </w:tblGridChange>
      </w:tblGrid>
      <w:tr w:rsidR="00801A66" w:rsidRPr="00801A66" w14:paraId="70D51981" w14:textId="77777777" w:rsidTr="00013060">
        <w:trPr>
          <w:trHeight w:val="304"/>
          <w:tblHeader/>
          <w:tblCellSpacing w:w="15" w:type="dxa"/>
        </w:trPr>
        <w:tc>
          <w:tcPr>
            <w:tcW w:w="3783" w:type="dxa"/>
            <w:tcBorders>
              <w:bottom w:val="thinThickLargeGap" w:sz="24" w:space="0" w:color="auto"/>
            </w:tcBorders>
            <w:vAlign w:val="center"/>
            <w:hideMark/>
          </w:tcPr>
          <w:p w14:paraId="028E6577" w14:textId="77777777" w:rsidR="00801A66" w:rsidRPr="00801A66" w:rsidRDefault="00801A66" w:rsidP="00013060">
            <w:pPr>
              <w:rPr>
                <w:rFonts w:ascii="Times New Roman" w:hAnsi="Times New Roman"/>
                <w:sz w:val="20"/>
                <w:lang w:val="en-GB"/>
              </w:rPr>
            </w:pPr>
            <w:r w:rsidRPr="00801A66">
              <w:rPr>
                <w:rFonts w:ascii="Times New Roman" w:hAnsi="Times New Roman"/>
                <w:sz w:val="20"/>
                <w:lang w:val="en-GB"/>
              </w:rPr>
              <w:t>Parameter</w:t>
            </w:r>
          </w:p>
        </w:tc>
        <w:tc>
          <w:tcPr>
            <w:tcW w:w="820" w:type="dxa"/>
            <w:tcBorders>
              <w:bottom w:val="thinThickLargeGap" w:sz="24" w:space="0" w:color="auto"/>
            </w:tcBorders>
            <w:vAlign w:val="center"/>
            <w:hideMark/>
          </w:tcPr>
          <w:p w14:paraId="2BD728C6"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 xml:space="preserve">Estimate   </w:t>
            </w:r>
          </w:p>
        </w:tc>
        <w:tc>
          <w:tcPr>
            <w:tcW w:w="1671" w:type="dxa"/>
            <w:tcBorders>
              <w:bottom w:val="thinThickLargeGap" w:sz="24" w:space="0" w:color="auto"/>
            </w:tcBorders>
            <w:vAlign w:val="center"/>
            <w:hideMark/>
          </w:tcPr>
          <w:p w14:paraId="784403A7"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95 % CI</w:t>
            </w:r>
          </w:p>
        </w:tc>
        <w:tc>
          <w:tcPr>
            <w:tcW w:w="821" w:type="dxa"/>
            <w:tcBorders>
              <w:bottom w:val="thinThickLargeGap" w:sz="24" w:space="0" w:color="auto"/>
            </w:tcBorders>
            <w:vAlign w:val="center"/>
            <w:hideMark/>
          </w:tcPr>
          <w:p w14:paraId="644D18B3" w14:textId="77777777" w:rsidR="00801A66" w:rsidRPr="00801A66" w:rsidRDefault="00801A66" w:rsidP="00013060">
            <w:pPr>
              <w:ind w:left="-24" w:right="7"/>
              <w:jc w:val="right"/>
              <w:rPr>
                <w:rFonts w:ascii="Times New Roman" w:hAnsi="Times New Roman"/>
                <w:sz w:val="20"/>
                <w:lang w:val="en-GB"/>
              </w:rPr>
            </w:pPr>
            <w:r w:rsidRPr="00801A66">
              <w:rPr>
                <w:rFonts w:ascii="Times New Roman" w:hAnsi="Times New Roman"/>
                <w:sz w:val="20"/>
                <w:lang w:val="en-GB"/>
              </w:rPr>
              <w:t xml:space="preserve">WTA </w:t>
            </w:r>
          </w:p>
        </w:tc>
        <w:tc>
          <w:tcPr>
            <w:tcW w:w="1515" w:type="dxa"/>
            <w:tcBorders>
              <w:bottom w:val="thinThickLargeGap" w:sz="24" w:space="0" w:color="auto"/>
            </w:tcBorders>
            <w:vAlign w:val="center"/>
            <w:hideMark/>
          </w:tcPr>
          <w:p w14:paraId="7CB96E9B"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95 % CI</w:t>
            </w:r>
          </w:p>
        </w:tc>
      </w:tr>
      <w:tr w:rsidR="00801A66" w:rsidRPr="00801A66" w14:paraId="6CDC9CFD" w14:textId="77777777" w:rsidTr="00013060">
        <w:trPr>
          <w:trHeight w:val="283"/>
          <w:tblCellSpacing w:w="15" w:type="dxa"/>
        </w:trPr>
        <w:tc>
          <w:tcPr>
            <w:tcW w:w="3783" w:type="dxa"/>
            <w:vAlign w:val="center"/>
            <w:hideMark/>
          </w:tcPr>
          <w:p w14:paraId="3A406AF7" w14:textId="77777777" w:rsidR="00801A66" w:rsidRPr="00657300" w:rsidRDefault="00801A66" w:rsidP="00013060">
            <w:pPr>
              <w:rPr>
                <w:rFonts w:ascii="Times New Roman" w:hAnsi="Times New Roman"/>
                <w:b/>
                <w:bCs/>
                <w:sz w:val="20"/>
                <w:lang w:val="en-GB"/>
              </w:rPr>
            </w:pPr>
            <w:r w:rsidRPr="00657300">
              <w:rPr>
                <w:rFonts w:ascii="Times New Roman" w:hAnsi="Times New Roman"/>
                <w:b/>
                <w:bCs/>
                <w:sz w:val="20"/>
              </w:rPr>
              <w:t>Alternative Specific Constant</w:t>
            </w:r>
            <w:r w:rsidRPr="00657300">
              <w:rPr>
                <w:rFonts w:ascii="Times New Roman" w:hAnsi="Times New Roman"/>
                <w:b/>
                <w:bCs/>
                <w:sz w:val="20"/>
                <w:lang w:val="en-GB"/>
              </w:rPr>
              <w:t xml:space="preserve"> – No scheme</w:t>
            </w:r>
          </w:p>
        </w:tc>
        <w:tc>
          <w:tcPr>
            <w:tcW w:w="820" w:type="dxa"/>
            <w:vAlign w:val="bottom"/>
            <w:hideMark/>
          </w:tcPr>
          <w:p w14:paraId="54545E5F"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0.37</w:t>
            </w:r>
          </w:p>
        </w:tc>
        <w:tc>
          <w:tcPr>
            <w:tcW w:w="1671" w:type="dxa"/>
            <w:vAlign w:val="center"/>
            <w:hideMark/>
          </w:tcPr>
          <w:p w14:paraId="43B537C8"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 xml:space="preserve">[0.2430, 0.4970]  </w:t>
            </w:r>
          </w:p>
        </w:tc>
        <w:tc>
          <w:tcPr>
            <w:tcW w:w="821" w:type="dxa"/>
            <w:vAlign w:val="center"/>
            <w:hideMark/>
          </w:tcPr>
          <w:p w14:paraId="1A29C242" w14:textId="77777777" w:rsidR="00801A66" w:rsidRPr="00657300" w:rsidRDefault="00801A66" w:rsidP="00013060">
            <w:pPr>
              <w:jc w:val="right"/>
              <w:rPr>
                <w:rFonts w:ascii="Times New Roman" w:hAnsi="Times New Roman"/>
                <w:b/>
                <w:bCs/>
                <w:sz w:val="20"/>
                <w:lang w:val="en-GB"/>
              </w:rPr>
            </w:pPr>
          </w:p>
        </w:tc>
        <w:tc>
          <w:tcPr>
            <w:tcW w:w="1515" w:type="dxa"/>
            <w:vAlign w:val="center"/>
            <w:hideMark/>
          </w:tcPr>
          <w:p w14:paraId="4F0E2635" w14:textId="77777777" w:rsidR="00801A66" w:rsidRPr="00657300" w:rsidRDefault="00801A66" w:rsidP="00013060">
            <w:pPr>
              <w:jc w:val="right"/>
              <w:rPr>
                <w:rFonts w:ascii="Times New Roman" w:hAnsi="Times New Roman"/>
                <w:b/>
                <w:bCs/>
                <w:sz w:val="20"/>
                <w:lang w:val="en-GB"/>
              </w:rPr>
            </w:pPr>
          </w:p>
        </w:tc>
      </w:tr>
      <w:tr w:rsidR="00510457" w:rsidRPr="00801A66" w14:paraId="3370839F" w14:textId="77777777" w:rsidTr="005F3E77">
        <w:tblPrEx>
          <w:tblW w:w="8790" w:type="dxa"/>
          <w:tblCellSpacing w:w="15" w:type="dxa"/>
          <w:tblLayout w:type="fixed"/>
          <w:tblCellMar>
            <w:top w:w="15" w:type="dxa"/>
            <w:left w:w="15" w:type="dxa"/>
            <w:bottom w:w="15" w:type="dxa"/>
            <w:right w:w="15" w:type="dxa"/>
          </w:tblCellMar>
          <w:tblPrExChange w:id="46" w:author="Nils Droste [2]" w:date="2026-07-17T15:49:00Z" w16du:dateUtc="2026-07-17T13:49:00Z">
            <w:tblPrEx>
              <w:tblW w:w="8790" w:type="dxa"/>
              <w:tblCellSpacing w:w="15" w:type="dxa"/>
              <w:tblLayout w:type="fixed"/>
              <w:tblCellMar>
                <w:top w:w="15" w:type="dxa"/>
                <w:left w:w="15" w:type="dxa"/>
                <w:bottom w:w="15" w:type="dxa"/>
                <w:right w:w="15" w:type="dxa"/>
              </w:tblCellMar>
            </w:tblPrEx>
          </w:tblPrExChange>
        </w:tblPrEx>
        <w:trPr>
          <w:trHeight w:val="283"/>
          <w:tblCellSpacing w:w="15" w:type="dxa"/>
          <w:trPrChange w:id="47" w:author="Nils Droste [2]" w:date="2026-07-17T15:49:00Z" w16du:dateUtc="2026-07-17T13:49:00Z">
            <w:trPr>
              <w:trHeight w:val="283"/>
              <w:tblCellSpacing w:w="15" w:type="dxa"/>
            </w:trPr>
          </w:trPrChange>
        </w:trPr>
        <w:tc>
          <w:tcPr>
            <w:tcW w:w="3783" w:type="dxa"/>
            <w:vAlign w:val="center"/>
            <w:hideMark/>
            <w:tcPrChange w:id="48" w:author="Nils Droste [2]" w:date="2026-07-17T15:49:00Z" w16du:dateUtc="2026-07-17T13:49:00Z">
              <w:tcPr>
                <w:tcW w:w="3783" w:type="dxa"/>
                <w:vAlign w:val="center"/>
                <w:hideMark/>
              </w:tcPr>
            </w:tcPrChange>
          </w:tcPr>
          <w:p w14:paraId="667F78AA" w14:textId="77777777" w:rsidR="00510457" w:rsidRPr="00657300" w:rsidRDefault="00510457" w:rsidP="00510457">
            <w:pPr>
              <w:rPr>
                <w:rFonts w:ascii="Times New Roman" w:hAnsi="Times New Roman"/>
                <w:b/>
                <w:bCs/>
                <w:sz w:val="20"/>
                <w:lang w:val="en-GB"/>
              </w:rPr>
            </w:pPr>
            <w:r w:rsidRPr="00657300">
              <w:rPr>
                <w:rFonts w:ascii="Times New Roman" w:hAnsi="Times New Roman"/>
                <w:b/>
                <w:bCs/>
                <w:sz w:val="20"/>
                <w:lang w:val="en-GB"/>
              </w:rPr>
              <w:t>Compensation</w:t>
            </w:r>
          </w:p>
        </w:tc>
        <w:tc>
          <w:tcPr>
            <w:tcW w:w="820" w:type="dxa"/>
            <w:vAlign w:val="center"/>
            <w:hideMark/>
            <w:tcPrChange w:id="49" w:author="Nils Droste [2]" w:date="2026-07-17T15:49:00Z" w16du:dateUtc="2026-07-17T13:49:00Z">
              <w:tcPr>
                <w:tcW w:w="820" w:type="dxa"/>
                <w:vAlign w:val="bottom"/>
                <w:hideMark/>
              </w:tcPr>
            </w:tcPrChange>
          </w:tcPr>
          <w:p w14:paraId="4344FB08" w14:textId="7E02C5A2" w:rsidR="00510457" w:rsidRPr="00510457" w:rsidRDefault="00510457" w:rsidP="00510457">
            <w:pPr>
              <w:jc w:val="right"/>
              <w:rPr>
                <w:rFonts w:ascii="Times New Roman" w:hAnsi="Times New Roman"/>
                <w:b/>
                <w:bCs/>
                <w:sz w:val="20"/>
                <w:lang w:val="en-GB"/>
              </w:rPr>
            </w:pPr>
            <w:ins w:id="50" w:author="Nils Droste [2]" w:date="2026-07-17T15:49:00Z" w16du:dateUtc="2026-07-17T13:49:00Z">
              <w:r w:rsidRPr="00510457">
                <w:rPr>
                  <w:rFonts w:ascii="Times New Roman" w:hAnsi="Times New Roman"/>
                  <w:lang w:val="en-GB"/>
                  <w:rPrChange w:id="51" w:author="Nils Droste" w:date="2026-07-17T15:49:00Z" w16du:dateUtc="2026-07-17T13:49:00Z">
                    <w:rPr>
                      <w:rStyle w:val="Strong"/>
                      <w:rFonts w:ascii="Segoe UI" w:hAnsi="Segoe UI" w:cs="Segoe UI"/>
                      <w:color w:val="BFBFBF"/>
                      <w:sz w:val="20"/>
                    </w:rPr>
                  </w:rPrChange>
                </w:rPr>
                <w:t>0.1625</w:t>
              </w:r>
            </w:ins>
            <w:del w:id="52" w:author="Nils Droste [2]" w:date="2026-07-17T15:49:00Z" w16du:dateUtc="2026-07-17T13:49:00Z">
              <w:r w:rsidRPr="00510457" w:rsidDel="005F3E77">
                <w:rPr>
                  <w:rFonts w:ascii="Times New Roman" w:hAnsi="Times New Roman"/>
                  <w:b/>
                  <w:bCs/>
                  <w:sz w:val="20"/>
                  <w:lang w:val="en-GB"/>
                </w:rPr>
                <w:delText>0.0002</w:delText>
              </w:r>
            </w:del>
          </w:p>
        </w:tc>
        <w:tc>
          <w:tcPr>
            <w:tcW w:w="1671" w:type="dxa"/>
            <w:vAlign w:val="center"/>
            <w:hideMark/>
            <w:tcPrChange w:id="53" w:author="Nils Droste [2]" w:date="2026-07-17T15:49:00Z" w16du:dateUtc="2026-07-17T13:49:00Z">
              <w:tcPr>
                <w:tcW w:w="1671" w:type="dxa"/>
                <w:vAlign w:val="center"/>
                <w:hideMark/>
              </w:tcPr>
            </w:tcPrChange>
          </w:tcPr>
          <w:p w14:paraId="485F439D" w14:textId="7576D1A1" w:rsidR="00510457" w:rsidRPr="00510457" w:rsidRDefault="00510457" w:rsidP="00510457">
            <w:pPr>
              <w:jc w:val="right"/>
              <w:rPr>
                <w:rFonts w:ascii="Times New Roman" w:hAnsi="Times New Roman"/>
                <w:b/>
                <w:bCs/>
                <w:sz w:val="20"/>
                <w:lang w:val="en-GB"/>
              </w:rPr>
            </w:pPr>
            <w:ins w:id="54" w:author="Nils Droste [2]" w:date="2026-07-17T15:49:00Z" w16du:dateUtc="2026-07-17T13:49:00Z">
              <w:r w:rsidRPr="00510457">
                <w:rPr>
                  <w:rFonts w:ascii="Times New Roman" w:hAnsi="Times New Roman"/>
                  <w:lang w:val="en-GB"/>
                  <w:rPrChange w:id="55" w:author="Nils Droste" w:date="2026-07-17T15:49:00Z" w16du:dateUtc="2026-07-17T13:49:00Z">
                    <w:rPr>
                      <w:rStyle w:val="Strong"/>
                      <w:rFonts w:ascii="Segoe UI" w:hAnsi="Segoe UI" w:cs="Segoe UI"/>
                      <w:color w:val="BFBFBF"/>
                      <w:sz w:val="20"/>
                    </w:rPr>
                  </w:rPrChange>
                </w:rPr>
                <w:t>[0.1410, 0.1840]</w:t>
              </w:r>
            </w:ins>
            <w:del w:id="56" w:author="Nils Droste [2]" w:date="2026-07-17T15:49:00Z" w16du:dateUtc="2026-07-17T13:49:00Z">
              <w:r w:rsidRPr="00510457" w:rsidDel="005F3E77">
                <w:rPr>
                  <w:rFonts w:ascii="Times New Roman" w:hAnsi="Times New Roman"/>
                  <w:b/>
                  <w:bCs/>
                  <w:sz w:val="20"/>
                  <w:lang w:val="en-GB"/>
                </w:rPr>
                <w:delText xml:space="preserve">[0.0001, 0.0002]  </w:delText>
              </w:r>
            </w:del>
          </w:p>
        </w:tc>
        <w:tc>
          <w:tcPr>
            <w:tcW w:w="821" w:type="dxa"/>
            <w:vAlign w:val="center"/>
            <w:hideMark/>
            <w:tcPrChange w:id="57" w:author="Nils Droste [2]" w:date="2026-07-17T15:49:00Z" w16du:dateUtc="2026-07-17T13:49:00Z">
              <w:tcPr>
                <w:tcW w:w="821" w:type="dxa"/>
                <w:vAlign w:val="center"/>
                <w:hideMark/>
              </w:tcPr>
            </w:tcPrChange>
          </w:tcPr>
          <w:p w14:paraId="09B1B27C" w14:textId="77777777" w:rsidR="00510457" w:rsidRPr="00657300" w:rsidRDefault="00510457" w:rsidP="00510457">
            <w:pPr>
              <w:jc w:val="right"/>
              <w:rPr>
                <w:rFonts w:ascii="Times New Roman" w:hAnsi="Times New Roman"/>
                <w:b/>
                <w:bCs/>
                <w:sz w:val="20"/>
                <w:lang w:val="en-GB"/>
              </w:rPr>
            </w:pPr>
          </w:p>
        </w:tc>
        <w:tc>
          <w:tcPr>
            <w:tcW w:w="1515" w:type="dxa"/>
            <w:vAlign w:val="center"/>
            <w:hideMark/>
            <w:tcPrChange w:id="58" w:author="Nils Droste [2]" w:date="2026-07-17T15:49:00Z" w16du:dateUtc="2026-07-17T13:49:00Z">
              <w:tcPr>
                <w:tcW w:w="1515" w:type="dxa"/>
                <w:vAlign w:val="center"/>
                <w:hideMark/>
              </w:tcPr>
            </w:tcPrChange>
          </w:tcPr>
          <w:p w14:paraId="0118E75D" w14:textId="77777777" w:rsidR="00510457" w:rsidRPr="00657300" w:rsidRDefault="00510457" w:rsidP="00510457">
            <w:pPr>
              <w:jc w:val="right"/>
              <w:rPr>
                <w:rFonts w:ascii="Times New Roman" w:hAnsi="Times New Roman"/>
                <w:b/>
                <w:bCs/>
                <w:sz w:val="20"/>
                <w:lang w:val="en-GB"/>
              </w:rPr>
            </w:pPr>
          </w:p>
        </w:tc>
      </w:tr>
      <w:tr w:rsidR="00801A66" w:rsidRPr="00801A66" w14:paraId="647EC1E5" w14:textId="77777777" w:rsidTr="00013060">
        <w:trPr>
          <w:trHeight w:val="283"/>
          <w:tblCellSpacing w:w="15" w:type="dxa"/>
        </w:trPr>
        <w:tc>
          <w:tcPr>
            <w:tcW w:w="3783" w:type="dxa"/>
            <w:vAlign w:val="center"/>
            <w:hideMark/>
          </w:tcPr>
          <w:p w14:paraId="7E764460" w14:textId="77777777" w:rsidR="00801A66" w:rsidRPr="00657300" w:rsidRDefault="00801A66" w:rsidP="00013060">
            <w:pPr>
              <w:rPr>
                <w:rFonts w:ascii="Times New Roman" w:hAnsi="Times New Roman"/>
                <w:b/>
                <w:bCs/>
                <w:sz w:val="20"/>
                <w:lang w:val="en-GB"/>
              </w:rPr>
            </w:pPr>
            <w:r w:rsidRPr="00657300">
              <w:rPr>
                <w:rFonts w:ascii="Times New Roman" w:hAnsi="Times New Roman"/>
                <w:b/>
                <w:bCs/>
                <w:sz w:val="20"/>
                <w:lang w:val="en-GB"/>
              </w:rPr>
              <w:t>Length</w:t>
            </w:r>
          </w:p>
        </w:tc>
        <w:tc>
          <w:tcPr>
            <w:tcW w:w="820" w:type="dxa"/>
            <w:vAlign w:val="bottom"/>
            <w:hideMark/>
          </w:tcPr>
          <w:p w14:paraId="1A2A0582"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-0.0074</w:t>
            </w:r>
          </w:p>
        </w:tc>
        <w:tc>
          <w:tcPr>
            <w:tcW w:w="1671" w:type="dxa"/>
            <w:vAlign w:val="center"/>
            <w:hideMark/>
          </w:tcPr>
          <w:p w14:paraId="59221A3A"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 xml:space="preserve">[-0.0084, -0.0064]  </w:t>
            </w:r>
          </w:p>
        </w:tc>
        <w:tc>
          <w:tcPr>
            <w:tcW w:w="821" w:type="dxa"/>
            <w:vAlign w:val="bottom"/>
            <w:hideMark/>
          </w:tcPr>
          <w:p w14:paraId="0C550049" w14:textId="77777777" w:rsidR="00801A66" w:rsidRPr="00657300" w:rsidRDefault="00801A66" w:rsidP="00013060">
            <w:pPr>
              <w:jc w:val="right"/>
              <w:rPr>
                <w:rFonts w:ascii="Times New Roman" w:hAnsi="Times New Roman"/>
                <w:b/>
                <w:bCs/>
                <w:sz w:val="20"/>
                <w:lang w:val="en-GB"/>
              </w:rPr>
            </w:pPr>
            <w:del w:id="59" w:author="Replication audit" w:date="2026-07-15T13:10:00Z">
              <w:r>
                <w:rPr>
                  <w:vanish/>
                </w:rPr>
                <w:delText>3.5</w:delText>
              </w:r>
            </w:del>
            <w:ins w:id="60" w:author="Replication audit" w:date="2026-07-15T13:10:00Z">
              <w:r>
                <w:rPr>
                  <w:rFonts w:ascii="Times New Roman" w:hAnsi="Times New Roman"/>
                  <w:b/>
                  <w:bCs/>
                  <w:sz w:val="20"/>
                  <w:lang w:val="en-GB"/>
                </w:rPr>
                <w:t>4.3</w:t>
              </w:r>
            </w:ins>
          </w:p>
        </w:tc>
        <w:tc>
          <w:tcPr>
            <w:tcW w:w="1515" w:type="dxa"/>
            <w:vAlign w:val="bottom"/>
            <w:hideMark/>
          </w:tcPr>
          <w:p w14:paraId="33F8A27F" w14:textId="5675A1EA" w:rsidR="00801A66" w:rsidRPr="00657300" w:rsidRDefault="00A66C88" w:rsidP="00013060">
            <w:pPr>
              <w:jc w:val="right"/>
              <w:rPr>
                <w:rFonts w:ascii="Times New Roman" w:hAnsi="Times New Roman"/>
                <w:b/>
                <w:bCs/>
                <w:sz w:val="20"/>
                <w:lang w:val="en-GB"/>
              </w:rPr>
            </w:pPr>
            <w:ins w:id="61" w:author="Nils Droste" w:date="2026-07-17T16:08:00Z" w16du:dateUtc="2026-07-17T14:08:00Z">
              <w:r w:rsidRPr="00A66C88">
                <w:rPr>
                  <w:vanish/>
                </w:rPr>
                <w:t>[3.6, 5.1]</w:t>
              </w:r>
            </w:ins>
            <w:del w:id="62" w:author="Nils Droste" w:date="2026-07-17T16:08:00Z" w16du:dateUtc="2026-07-17T14:08:00Z">
              <w:r w:rsidR="00801A66" w:rsidDel="00A66C88">
                <w:rPr>
                  <w:vanish/>
                </w:rPr>
                <w:delText>[3, 4]</w:delText>
              </w:r>
            </w:del>
            <w:ins w:id="63" w:author="Replication audit" w:date="2026-07-15T13:10:00Z">
              <w:del w:id="64" w:author="Nils Droste" w:date="2026-07-17T16:08:00Z" w16du:dateUtc="2026-07-17T14:08:00Z">
                <w:r w:rsidR="00801A66" w:rsidDel="00A66C88">
                  <w:rPr>
                    <w:rFonts w:ascii="Times New Roman" w:hAnsi="Times New Roman"/>
                    <w:b/>
                    <w:bCs/>
                    <w:sz w:val="20"/>
                    <w:lang w:val="en-GB"/>
                  </w:rPr>
                  <w:delText>[3.7, 4.9]</w:delText>
                </w:r>
              </w:del>
            </w:ins>
            <w:ins w:id="65" w:author="Nils Droste" w:date="2026-07-17T16:08:00Z" w16du:dateUtc="2026-07-17T14:08:00Z">
              <w:r w:rsidR="00B05CB4">
                <w:t xml:space="preserve"> </w:t>
              </w:r>
              <w:r w:rsidR="00B05CB4" w:rsidRPr="00B05CB4">
                <w:rPr>
                  <w:rFonts w:ascii="Times New Roman" w:hAnsi="Times New Roman"/>
                  <w:b/>
                  <w:bCs/>
                  <w:sz w:val="20"/>
                  <w:lang w:val="en-GB"/>
                </w:rPr>
                <w:t>[3.6, 5.1]</w:t>
              </w:r>
            </w:ins>
          </w:p>
        </w:tc>
      </w:tr>
      <w:tr w:rsidR="00801A66" w:rsidRPr="00801A66" w14:paraId="3F8119A0" w14:textId="77777777" w:rsidTr="00013060">
        <w:trPr>
          <w:trHeight w:val="283"/>
          <w:tblCellSpacing w:w="15" w:type="dxa"/>
        </w:trPr>
        <w:tc>
          <w:tcPr>
            <w:tcW w:w="3783" w:type="dxa"/>
            <w:vAlign w:val="center"/>
            <w:hideMark/>
          </w:tcPr>
          <w:p w14:paraId="6DE14D46" w14:textId="77777777" w:rsidR="00801A66" w:rsidRPr="00657300" w:rsidRDefault="00801A66" w:rsidP="00013060">
            <w:pPr>
              <w:rPr>
                <w:rFonts w:ascii="Times New Roman" w:hAnsi="Times New Roman"/>
                <w:b/>
                <w:bCs/>
                <w:sz w:val="20"/>
                <w:lang w:val="en-GB"/>
              </w:rPr>
            </w:pPr>
            <w:r w:rsidRPr="00657300">
              <w:rPr>
                <w:rFonts w:ascii="Times New Roman" w:hAnsi="Times New Roman"/>
                <w:b/>
                <w:bCs/>
                <w:sz w:val="20"/>
                <w:lang w:val="en-GB"/>
              </w:rPr>
              <w:t>Public Finance</w:t>
            </w:r>
          </w:p>
        </w:tc>
        <w:tc>
          <w:tcPr>
            <w:tcW w:w="820" w:type="dxa"/>
            <w:vAlign w:val="bottom"/>
            <w:hideMark/>
          </w:tcPr>
          <w:p w14:paraId="775E6386"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0.1326</w:t>
            </w:r>
          </w:p>
        </w:tc>
        <w:tc>
          <w:tcPr>
            <w:tcW w:w="1671" w:type="dxa"/>
            <w:vAlign w:val="center"/>
            <w:hideMark/>
          </w:tcPr>
          <w:p w14:paraId="7B1CF780"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w:t>
            </w:r>
            <w:r w:rsidRPr="00657300">
              <w:rPr>
                <w:rFonts w:ascii="Times New Roman" w:hAnsi="Times New Roman"/>
                <w:b/>
                <w:bCs/>
                <w:sz w:val="20"/>
              </w:rPr>
              <w:t>0.0610</w:t>
            </w:r>
            <w:r w:rsidRPr="00657300">
              <w:rPr>
                <w:rFonts w:ascii="Times New Roman" w:hAnsi="Times New Roman"/>
                <w:b/>
                <w:bCs/>
                <w:sz w:val="20"/>
                <w:lang w:val="en-GB"/>
              </w:rPr>
              <w:t xml:space="preserve">, </w:t>
            </w:r>
            <w:r w:rsidRPr="00657300">
              <w:rPr>
                <w:rFonts w:ascii="Times New Roman" w:hAnsi="Times New Roman"/>
                <w:b/>
                <w:bCs/>
                <w:sz w:val="20"/>
              </w:rPr>
              <w:t>0.2042</w:t>
            </w:r>
            <w:r w:rsidRPr="00657300">
              <w:rPr>
                <w:rFonts w:ascii="Times New Roman" w:hAnsi="Times New Roman"/>
                <w:b/>
                <w:bCs/>
                <w:sz w:val="20"/>
                <w:lang w:val="en-GB"/>
              </w:rPr>
              <w:t xml:space="preserve">]  </w:t>
            </w:r>
          </w:p>
        </w:tc>
        <w:tc>
          <w:tcPr>
            <w:tcW w:w="821" w:type="dxa"/>
            <w:vAlign w:val="bottom"/>
            <w:hideMark/>
          </w:tcPr>
          <w:p w14:paraId="214FD207" w14:textId="77777777" w:rsidR="00801A66" w:rsidRPr="00657300" w:rsidRDefault="00801A66" w:rsidP="00013060">
            <w:pPr>
              <w:jc w:val="right"/>
              <w:rPr>
                <w:rFonts w:ascii="Times New Roman" w:hAnsi="Times New Roman"/>
                <w:b/>
                <w:bCs/>
                <w:sz w:val="20"/>
                <w:lang w:val="en-GB"/>
              </w:rPr>
            </w:pPr>
            <w:del w:id="66" w:author="Replication audit" w:date="2026-07-15T13:10:00Z">
              <w:r>
                <w:rPr>
                  <w:vanish/>
                </w:rPr>
                <w:delText>-62.8</w:delText>
              </w:r>
            </w:del>
            <w:ins w:id="67" w:author="Replication audit" w:date="2026-07-15T13:10:00Z">
              <w:r>
                <w:rPr>
                  <w:rFonts w:ascii="Times New Roman" w:hAnsi="Times New Roman"/>
                  <w:b/>
                  <w:bCs/>
                  <w:sz w:val="20"/>
                  <w:lang w:val="en-GB"/>
                </w:rPr>
                <w:t>-77.3</w:t>
              </w:r>
            </w:ins>
          </w:p>
        </w:tc>
        <w:tc>
          <w:tcPr>
            <w:tcW w:w="1515" w:type="dxa"/>
            <w:vAlign w:val="bottom"/>
            <w:hideMark/>
          </w:tcPr>
          <w:p w14:paraId="0E391902" w14:textId="0D07B995" w:rsidR="00801A66" w:rsidRPr="00657300" w:rsidRDefault="00B05CB4" w:rsidP="00013060">
            <w:pPr>
              <w:jc w:val="right"/>
              <w:rPr>
                <w:rFonts w:ascii="Times New Roman" w:hAnsi="Times New Roman"/>
                <w:b/>
                <w:bCs/>
                <w:sz w:val="20"/>
                <w:lang w:val="en-GB"/>
              </w:rPr>
            </w:pPr>
            <w:ins w:id="68" w:author="Nils Droste" w:date="2026-07-17T16:08:00Z" w16du:dateUtc="2026-07-17T14:08:00Z">
              <w:r w:rsidRPr="00B05CB4">
                <w:rPr>
                  <w:vanish/>
                </w:rPr>
                <w:t>[-120.2, -34.4]</w:t>
              </w:r>
            </w:ins>
            <w:del w:id="69" w:author="Nils Droste" w:date="2026-07-17T16:08:00Z" w16du:dateUtc="2026-07-17T14:08:00Z">
              <w:r w:rsidR="00801A66" w:rsidDel="00B05CB4">
                <w:rPr>
                  <w:vanish/>
                </w:rPr>
                <w:delText>[-96.7, -28.9]</w:delText>
              </w:r>
            </w:del>
            <w:ins w:id="70" w:author="Replication audit" w:date="2026-07-15T13:10:00Z">
              <w:del w:id="71" w:author="Nils Droste" w:date="2026-07-17T16:08:00Z" w16du:dateUtc="2026-07-17T14:08:00Z">
                <w:r w:rsidR="00801A66" w:rsidDel="00B05CB4">
                  <w:rPr>
                    <w:rFonts w:ascii="Times New Roman" w:hAnsi="Times New Roman"/>
                    <w:b/>
                    <w:bCs/>
                    <w:sz w:val="20"/>
                    <w:lang w:val="en-GB"/>
                  </w:rPr>
                  <w:delText>[-119.0, -35.6]</w:delText>
                </w:r>
              </w:del>
            </w:ins>
            <w:ins w:id="72" w:author="Nils Droste" w:date="2026-07-17T16:08:00Z" w16du:dateUtc="2026-07-17T14:08:00Z">
              <w:r>
                <w:t xml:space="preserve"> </w:t>
              </w:r>
              <w:r w:rsidRPr="00B05CB4">
                <w:rPr>
                  <w:rFonts w:ascii="Times New Roman" w:hAnsi="Times New Roman"/>
                  <w:b/>
                  <w:bCs/>
                  <w:sz w:val="20"/>
                  <w:lang w:val="en-GB"/>
                </w:rPr>
                <w:t>[-120.2, -34.4]</w:t>
              </w:r>
            </w:ins>
          </w:p>
        </w:tc>
      </w:tr>
      <w:tr w:rsidR="00801A66" w:rsidRPr="00801A66" w14:paraId="1274A371" w14:textId="77777777" w:rsidTr="00013060">
        <w:trPr>
          <w:trHeight w:val="283"/>
          <w:tblCellSpacing w:w="15" w:type="dxa"/>
        </w:trPr>
        <w:tc>
          <w:tcPr>
            <w:tcW w:w="3783" w:type="dxa"/>
            <w:vAlign w:val="center"/>
            <w:hideMark/>
          </w:tcPr>
          <w:p w14:paraId="56C0D5EE" w14:textId="77777777" w:rsidR="00801A66" w:rsidRPr="00657300" w:rsidRDefault="00801A66" w:rsidP="00013060">
            <w:pPr>
              <w:rPr>
                <w:rFonts w:ascii="Times New Roman" w:hAnsi="Times New Roman"/>
                <w:b/>
                <w:bCs/>
                <w:sz w:val="20"/>
                <w:lang w:val="en-GB"/>
              </w:rPr>
            </w:pPr>
            <w:r w:rsidRPr="00657300">
              <w:rPr>
                <w:rFonts w:ascii="Times New Roman" w:hAnsi="Times New Roman"/>
                <w:b/>
                <w:bCs/>
                <w:sz w:val="20"/>
                <w:lang w:val="en-GB"/>
              </w:rPr>
              <w:t>Blended Finance</w:t>
            </w:r>
          </w:p>
        </w:tc>
        <w:tc>
          <w:tcPr>
            <w:tcW w:w="820" w:type="dxa"/>
            <w:vAlign w:val="bottom"/>
            <w:hideMark/>
          </w:tcPr>
          <w:p w14:paraId="3EDBFE40"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0.1021</w:t>
            </w:r>
          </w:p>
        </w:tc>
        <w:tc>
          <w:tcPr>
            <w:tcW w:w="1671" w:type="dxa"/>
            <w:vAlign w:val="center"/>
            <w:hideMark/>
          </w:tcPr>
          <w:p w14:paraId="18B5C195"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 xml:space="preserve">[0.0270, 0.1773]  </w:t>
            </w:r>
          </w:p>
        </w:tc>
        <w:tc>
          <w:tcPr>
            <w:tcW w:w="821" w:type="dxa"/>
            <w:vAlign w:val="bottom"/>
            <w:hideMark/>
          </w:tcPr>
          <w:p w14:paraId="0FD02CED" w14:textId="77777777" w:rsidR="00801A66" w:rsidRPr="00657300" w:rsidRDefault="00801A66" w:rsidP="00013060">
            <w:pPr>
              <w:jc w:val="right"/>
              <w:rPr>
                <w:rFonts w:ascii="Times New Roman" w:hAnsi="Times New Roman"/>
                <w:b/>
                <w:bCs/>
                <w:sz w:val="20"/>
                <w:lang w:val="en-GB"/>
              </w:rPr>
            </w:pPr>
            <w:del w:id="73" w:author="Replication audit" w:date="2026-07-15T13:10:00Z">
              <w:r>
                <w:rPr>
                  <w:vanish/>
                </w:rPr>
                <w:delText>-48.3</w:delText>
              </w:r>
            </w:del>
            <w:ins w:id="74" w:author="Replication audit" w:date="2026-07-15T13:10:00Z">
              <w:r>
                <w:rPr>
                  <w:rFonts w:ascii="Times New Roman" w:hAnsi="Times New Roman"/>
                  <w:b/>
                  <w:bCs/>
                  <w:sz w:val="20"/>
                  <w:lang w:val="en-GB"/>
                </w:rPr>
                <w:t>-59.5</w:t>
              </w:r>
            </w:ins>
          </w:p>
        </w:tc>
        <w:tc>
          <w:tcPr>
            <w:tcW w:w="1515" w:type="dxa"/>
            <w:vAlign w:val="bottom"/>
            <w:hideMark/>
          </w:tcPr>
          <w:p w14:paraId="405831A0" w14:textId="7C2C319E" w:rsidR="00801A66" w:rsidRPr="00657300" w:rsidRDefault="00B05CB4" w:rsidP="00013060">
            <w:pPr>
              <w:jc w:val="right"/>
              <w:rPr>
                <w:rFonts w:ascii="Times New Roman" w:hAnsi="Times New Roman"/>
                <w:b/>
                <w:bCs/>
                <w:sz w:val="20"/>
                <w:lang w:val="en-GB"/>
              </w:rPr>
            </w:pPr>
            <w:ins w:id="75" w:author="Nils Droste" w:date="2026-07-17T16:09:00Z" w16du:dateUtc="2026-07-17T14:09:00Z">
              <w:r w:rsidRPr="00B05CB4">
                <w:rPr>
                  <w:vanish/>
                </w:rPr>
                <w:t>[-104.0, -15.1]</w:t>
              </w:r>
            </w:ins>
            <w:del w:id="76" w:author="Nils Droste" w:date="2026-07-17T16:09:00Z" w16du:dateUtc="2026-07-17T14:09:00Z">
              <w:r w:rsidR="00801A66" w:rsidDel="00B05CB4">
                <w:rPr>
                  <w:vanish/>
                </w:rPr>
                <w:delText>[-83.9, -12.8]</w:delText>
              </w:r>
            </w:del>
            <w:ins w:id="77" w:author="Replication audit" w:date="2026-07-15T13:10:00Z">
              <w:del w:id="78" w:author="Nils Droste" w:date="2026-07-17T16:09:00Z" w16du:dateUtc="2026-07-17T14:09:00Z">
                <w:r w:rsidR="00801A66" w:rsidDel="00B05CB4">
                  <w:rPr>
                    <w:rFonts w:ascii="Times New Roman" w:hAnsi="Times New Roman"/>
                    <w:b/>
                    <w:bCs/>
                    <w:sz w:val="20"/>
                    <w:lang w:val="en-GB"/>
                  </w:rPr>
                  <w:delText>[-103.3, -15.7]</w:delText>
                </w:r>
              </w:del>
            </w:ins>
            <w:ins w:id="79" w:author="Nils Droste" w:date="2026-07-17T16:09:00Z" w16du:dateUtc="2026-07-17T14:09:00Z">
              <w:r>
                <w:t xml:space="preserve"> </w:t>
              </w:r>
              <w:r w:rsidRPr="00B05CB4">
                <w:rPr>
                  <w:rFonts w:ascii="Times New Roman" w:hAnsi="Times New Roman"/>
                  <w:b/>
                  <w:bCs/>
                  <w:sz w:val="20"/>
                  <w:lang w:val="en-GB"/>
                </w:rPr>
                <w:t>[-104.0, -15.1]</w:t>
              </w:r>
            </w:ins>
          </w:p>
        </w:tc>
      </w:tr>
      <w:tr w:rsidR="00801A66" w:rsidRPr="00801A66" w14:paraId="0DFF3578" w14:textId="77777777" w:rsidTr="00013060">
        <w:trPr>
          <w:trHeight w:val="283"/>
          <w:tblCellSpacing w:w="15" w:type="dxa"/>
        </w:trPr>
        <w:tc>
          <w:tcPr>
            <w:tcW w:w="3783" w:type="dxa"/>
            <w:vAlign w:val="center"/>
            <w:hideMark/>
          </w:tcPr>
          <w:p w14:paraId="1FAED123" w14:textId="77777777" w:rsidR="00801A66" w:rsidRPr="00657300" w:rsidRDefault="00801A66" w:rsidP="00013060">
            <w:pPr>
              <w:rPr>
                <w:rFonts w:ascii="Times New Roman" w:hAnsi="Times New Roman"/>
                <w:b/>
                <w:bCs/>
                <w:sz w:val="20"/>
                <w:lang w:val="en-GB"/>
              </w:rPr>
            </w:pPr>
            <w:r w:rsidRPr="00657300">
              <w:rPr>
                <w:rFonts w:ascii="Times New Roman" w:hAnsi="Times New Roman"/>
                <w:b/>
                <w:bCs/>
                <w:sz w:val="20"/>
                <w:lang w:val="en-GB"/>
              </w:rPr>
              <w:t>Result-based – Rewetting Forest Land</w:t>
            </w:r>
          </w:p>
        </w:tc>
        <w:tc>
          <w:tcPr>
            <w:tcW w:w="820" w:type="dxa"/>
            <w:vAlign w:val="bottom"/>
            <w:hideMark/>
          </w:tcPr>
          <w:p w14:paraId="1099F034"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-0.3731</w:t>
            </w:r>
          </w:p>
        </w:tc>
        <w:tc>
          <w:tcPr>
            <w:tcW w:w="1671" w:type="dxa"/>
            <w:vAlign w:val="center"/>
            <w:hideMark/>
          </w:tcPr>
          <w:p w14:paraId="7CA0AF1D"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 xml:space="preserve">[-0.5225, -0.2237]  </w:t>
            </w:r>
          </w:p>
        </w:tc>
        <w:tc>
          <w:tcPr>
            <w:tcW w:w="821" w:type="dxa"/>
            <w:vAlign w:val="bottom"/>
            <w:hideMark/>
          </w:tcPr>
          <w:p w14:paraId="3B6ADC87" w14:textId="77777777" w:rsidR="00801A66" w:rsidRPr="00657300" w:rsidRDefault="00801A66" w:rsidP="00013060">
            <w:pPr>
              <w:jc w:val="right"/>
              <w:rPr>
                <w:rFonts w:ascii="Times New Roman" w:hAnsi="Times New Roman"/>
                <w:b/>
                <w:bCs/>
                <w:sz w:val="20"/>
                <w:lang w:val="en-GB"/>
              </w:rPr>
            </w:pPr>
            <w:del w:id="80" w:author="Replication audit" w:date="2026-07-15T13:10:00Z">
              <w:r>
                <w:rPr>
                  <w:vanish/>
                </w:rPr>
                <w:delText>176.7</w:delText>
              </w:r>
            </w:del>
            <w:ins w:id="81" w:author="Replication audit" w:date="2026-07-15T13:10:00Z">
              <w:r>
                <w:rPr>
                  <w:rFonts w:ascii="Times New Roman" w:hAnsi="Times New Roman"/>
                  <w:b/>
                  <w:bCs/>
                  <w:sz w:val="20"/>
                  <w:lang w:val="en-GB"/>
                </w:rPr>
                <w:t>217.5</w:t>
              </w:r>
            </w:ins>
          </w:p>
        </w:tc>
        <w:tc>
          <w:tcPr>
            <w:tcW w:w="1515" w:type="dxa"/>
            <w:vAlign w:val="bottom"/>
            <w:hideMark/>
          </w:tcPr>
          <w:p w14:paraId="0D9AFD97" w14:textId="677FD9E3" w:rsidR="00801A66" w:rsidRPr="00657300" w:rsidRDefault="00CA41A2" w:rsidP="00013060">
            <w:pPr>
              <w:jc w:val="right"/>
              <w:rPr>
                <w:rFonts w:ascii="Times New Roman" w:hAnsi="Times New Roman"/>
                <w:b/>
                <w:bCs/>
                <w:sz w:val="20"/>
                <w:lang w:val="en-GB"/>
              </w:rPr>
            </w:pPr>
            <w:ins w:id="82" w:author="Nils Droste" w:date="2026-07-17T16:09:00Z" w16du:dateUtc="2026-07-17T14:09:00Z">
              <w:r w:rsidRPr="00CA41A2">
                <w:rPr>
                  <w:vanish/>
                </w:rPr>
                <w:t>[129.9, 305.1]</w:t>
              </w:r>
            </w:ins>
            <w:del w:id="83" w:author="Nils Droste" w:date="2026-07-17T16:09:00Z" w16du:dateUtc="2026-07-17T14:09:00Z">
              <w:r w:rsidR="00801A66" w:rsidDel="00CA41A2">
                <w:rPr>
                  <w:vanish/>
                </w:rPr>
                <w:delText>[105.9, 247.4]</w:delText>
              </w:r>
            </w:del>
            <w:ins w:id="84" w:author="Replication audit" w:date="2026-07-15T13:10:00Z">
              <w:del w:id="85" w:author="Nils Droste" w:date="2026-07-17T16:09:00Z" w16du:dateUtc="2026-07-17T14:09:00Z">
                <w:r w:rsidR="00801A66" w:rsidDel="00CA41A2">
                  <w:rPr>
                    <w:rFonts w:ascii="Times New Roman" w:hAnsi="Times New Roman"/>
                    <w:b/>
                    <w:bCs/>
                    <w:sz w:val="20"/>
                    <w:lang w:val="en-GB"/>
                  </w:rPr>
                  <w:delText>[130.4, 304.6]</w:delText>
                </w:r>
              </w:del>
            </w:ins>
            <w:ins w:id="86" w:author="Nils Droste" w:date="2026-07-17T16:09:00Z" w16du:dateUtc="2026-07-17T14:09:00Z">
              <w:r>
                <w:t xml:space="preserve"> </w:t>
              </w:r>
              <w:r w:rsidRPr="00CA41A2">
                <w:rPr>
                  <w:rFonts w:ascii="Times New Roman" w:hAnsi="Times New Roman"/>
                  <w:b/>
                  <w:bCs/>
                  <w:sz w:val="20"/>
                  <w:lang w:val="en-GB"/>
                </w:rPr>
                <w:t>[129.9, 305.1]</w:t>
              </w:r>
            </w:ins>
          </w:p>
        </w:tc>
      </w:tr>
      <w:tr w:rsidR="00801A66" w:rsidRPr="00801A66" w14:paraId="7781AF37" w14:textId="77777777" w:rsidTr="00013060">
        <w:trPr>
          <w:trHeight w:val="283"/>
          <w:tblCellSpacing w:w="15" w:type="dxa"/>
        </w:trPr>
        <w:tc>
          <w:tcPr>
            <w:tcW w:w="3783" w:type="dxa"/>
            <w:vAlign w:val="center"/>
            <w:hideMark/>
          </w:tcPr>
          <w:p w14:paraId="12B2E522" w14:textId="77777777" w:rsidR="00801A66" w:rsidRPr="00657300" w:rsidRDefault="00801A66" w:rsidP="00013060">
            <w:pPr>
              <w:rPr>
                <w:rFonts w:ascii="Times New Roman" w:hAnsi="Times New Roman"/>
                <w:b/>
                <w:bCs/>
                <w:sz w:val="20"/>
                <w:lang w:val="en-GB"/>
              </w:rPr>
            </w:pPr>
            <w:r w:rsidRPr="00657300">
              <w:rPr>
                <w:rFonts w:ascii="Times New Roman" w:hAnsi="Times New Roman"/>
                <w:b/>
                <w:bCs/>
                <w:sz w:val="20"/>
                <w:lang w:val="en-GB"/>
              </w:rPr>
              <w:t xml:space="preserve">Result-based – </w:t>
            </w:r>
            <w:r w:rsidRPr="00657300">
              <w:rPr>
                <w:rFonts w:ascii="Times New Roman" w:hAnsi="Times New Roman"/>
                <w:b/>
                <w:bCs/>
                <w:color w:val="000000" w:themeColor="text1"/>
                <w:sz w:val="20"/>
                <w:lang w:val="en-GB"/>
              </w:rPr>
              <w:t>Bird Diversity</w:t>
            </w:r>
          </w:p>
        </w:tc>
        <w:tc>
          <w:tcPr>
            <w:tcW w:w="820" w:type="dxa"/>
            <w:vAlign w:val="bottom"/>
            <w:hideMark/>
          </w:tcPr>
          <w:p w14:paraId="740D0717"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-0.2093</w:t>
            </w:r>
          </w:p>
        </w:tc>
        <w:tc>
          <w:tcPr>
            <w:tcW w:w="1671" w:type="dxa"/>
            <w:vAlign w:val="center"/>
            <w:hideMark/>
          </w:tcPr>
          <w:p w14:paraId="32D5F0F9"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 xml:space="preserve">[-0.3543, -0.0644]  </w:t>
            </w:r>
          </w:p>
        </w:tc>
        <w:tc>
          <w:tcPr>
            <w:tcW w:w="821" w:type="dxa"/>
            <w:vAlign w:val="bottom"/>
            <w:hideMark/>
          </w:tcPr>
          <w:p w14:paraId="548A3E6C" w14:textId="77777777" w:rsidR="00801A66" w:rsidRPr="00657300" w:rsidRDefault="00801A66" w:rsidP="00013060">
            <w:pPr>
              <w:jc w:val="right"/>
              <w:rPr>
                <w:rFonts w:ascii="Times New Roman" w:hAnsi="Times New Roman"/>
                <w:b/>
                <w:bCs/>
                <w:sz w:val="20"/>
                <w:lang w:val="en-GB"/>
              </w:rPr>
            </w:pPr>
            <w:del w:id="87" w:author="Replication audit" w:date="2026-07-15T13:10:00Z">
              <w:r>
                <w:rPr>
                  <w:vanish/>
                </w:rPr>
                <w:delText>99.1</w:delText>
              </w:r>
            </w:del>
            <w:ins w:id="88" w:author="Replication audit" w:date="2026-07-15T13:10:00Z">
              <w:r>
                <w:rPr>
                  <w:rFonts w:ascii="Times New Roman" w:hAnsi="Times New Roman"/>
                  <w:b/>
                  <w:bCs/>
                  <w:sz w:val="20"/>
                  <w:lang w:val="en-GB"/>
                </w:rPr>
                <w:t>122.0</w:t>
              </w:r>
            </w:ins>
          </w:p>
        </w:tc>
        <w:tc>
          <w:tcPr>
            <w:tcW w:w="1515" w:type="dxa"/>
            <w:vAlign w:val="bottom"/>
            <w:hideMark/>
          </w:tcPr>
          <w:p w14:paraId="56899764" w14:textId="71EF9538" w:rsidR="00801A66" w:rsidRPr="00657300" w:rsidRDefault="00CA41A2" w:rsidP="00013060">
            <w:pPr>
              <w:jc w:val="right"/>
              <w:rPr>
                <w:rFonts w:ascii="Times New Roman" w:hAnsi="Times New Roman"/>
                <w:b/>
                <w:bCs/>
                <w:sz w:val="20"/>
                <w:lang w:val="en-GB"/>
              </w:rPr>
            </w:pPr>
            <w:ins w:id="89" w:author="Nils Droste" w:date="2026-07-17T16:09:00Z" w16du:dateUtc="2026-07-17T14:09:00Z">
              <w:r w:rsidRPr="00CA41A2">
                <w:rPr>
                  <w:vanish/>
                </w:rPr>
                <w:t>[38.2, 205.8]</w:t>
              </w:r>
            </w:ins>
            <w:del w:id="90" w:author="Nils Droste" w:date="2026-07-17T16:09:00Z" w16du:dateUtc="2026-07-17T14:09:00Z">
              <w:r w:rsidR="00801A66" w:rsidDel="00CA41A2">
                <w:rPr>
                  <w:vanish/>
                </w:rPr>
                <w:delText>[30.5, 167.8]</w:delText>
              </w:r>
            </w:del>
            <w:ins w:id="91" w:author="Replication audit" w:date="2026-07-15T13:10:00Z">
              <w:del w:id="92" w:author="Nils Droste" w:date="2026-07-17T16:09:00Z" w16du:dateUtc="2026-07-17T14:09:00Z">
                <w:r w:rsidR="00801A66" w:rsidDel="00CA41A2">
                  <w:rPr>
                    <w:rFonts w:ascii="Times New Roman" w:hAnsi="Times New Roman"/>
                    <w:b/>
                    <w:bCs/>
                    <w:sz w:val="20"/>
                    <w:lang w:val="en-GB"/>
                  </w:rPr>
                  <w:delText>[37.5, 206.5]</w:delText>
                </w:r>
              </w:del>
            </w:ins>
            <w:ins w:id="93" w:author="Nils Droste" w:date="2026-07-17T16:09:00Z" w16du:dateUtc="2026-07-17T14:09:00Z">
              <w:r>
                <w:t xml:space="preserve"> </w:t>
              </w:r>
              <w:r w:rsidRPr="00CA41A2">
                <w:rPr>
                  <w:rFonts w:ascii="Times New Roman" w:hAnsi="Times New Roman"/>
                  <w:b/>
                  <w:bCs/>
                  <w:sz w:val="20"/>
                  <w:lang w:val="en-GB"/>
                </w:rPr>
                <w:t>[38.2, 205.8]</w:t>
              </w:r>
            </w:ins>
          </w:p>
        </w:tc>
      </w:tr>
      <w:tr w:rsidR="00801A66" w:rsidRPr="00801A66" w14:paraId="06ABC16F" w14:textId="77777777" w:rsidTr="00013060">
        <w:trPr>
          <w:trHeight w:val="283"/>
          <w:tblCellSpacing w:w="15" w:type="dxa"/>
        </w:trPr>
        <w:tc>
          <w:tcPr>
            <w:tcW w:w="3783" w:type="dxa"/>
            <w:vAlign w:val="center"/>
            <w:hideMark/>
          </w:tcPr>
          <w:p w14:paraId="452BD3A8" w14:textId="77777777" w:rsidR="00801A66" w:rsidRPr="00657300" w:rsidRDefault="00801A66" w:rsidP="00013060">
            <w:pPr>
              <w:rPr>
                <w:rFonts w:ascii="Times New Roman" w:hAnsi="Times New Roman"/>
                <w:b/>
                <w:bCs/>
                <w:sz w:val="20"/>
                <w:lang w:val="en-GB"/>
              </w:rPr>
            </w:pPr>
            <w:r w:rsidRPr="00657300">
              <w:rPr>
                <w:rFonts w:ascii="Times New Roman" w:hAnsi="Times New Roman"/>
                <w:b/>
                <w:bCs/>
                <w:sz w:val="20"/>
                <w:lang w:val="en-GB"/>
              </w:rPr>
              <w:t>Result-based – Age Variation</w:t>
            </w:r>
          </w:p>
        </w:tc>
        <w:tc>
          <w:tcPr>
            <w:tcW w:w="820" w:type="dxa"/>
            <w:vAlign w:val="bottom"/>
            <w:hideMark/>
          </w:tcPr>
          <w:p w14:paraId="3D63A57B"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0.3777</w:t>
            </w:r>
          </w:p>
        </w:tc>
        <w:tc>
          <w:tcPr>
            <w:tcW w:w="1671" w:type="dxa"/>
            <w:vAlign w:val="center"/>
            <w:hideMark/>
          </w:tcPr>
          <w:p w14:paraId="32D0242B"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 xml:space="preserve">[0.2490, 0.5063]  </w:t>
            </w:r>
          </w:p>
        </w:tc>
        <w:tc>
          <w:tcPr>
            <w:tcW w:w="821" w:type="dxa"/>
            <w:vAlign w:val="bottom"/>
            <w:hideMark/>
          </w:tcPr>
          <w:p w14:paraId="76086035" w14:textId="77777777" w:rsidR="00801A66" w:rsidRPr="00657300" w:rsidRDefault="00801A66" w:rsidP="00013060">
            <w:pPr>
              <w:jc w:val="right"/>
              <w:rPr>
                <w:rFonts w:ascii="Times New Roman" w:hAnsi="Times New Roman"/>
                <w:b/>
                <w:bCs/>
                <w:sz w:val="20"/>
                <w:lang w:val="en-GB"/>
              </w:rPr>
            </w:pPr>
            <w:del w:id="94" w:author="Replication audit" w:date="2026-07-15T13:10:00Z">
              <w:r>
                <w:rPr>
                  <w:vanish/>
                </w:rPr>
                <w:delText>-178.8</w:delText>
              </w:r>
            </w:del>
            <w:ins w:id="95" w:author="Replication audit" w:date="2026-07-15T13:10:00Z">
              <w:r>
                <w:rPr>
                  <w:rFonts w:ascii="Times New Roman" w:hAnsi="Times New Roman"/>
                  <w:b/>
                  <w:bCs/>
                  <w:sz w:val="20"/>
                  <w:lang w:val="en-GB"/>
                </w:rPr>
                <w:t>-220.2</w:t>
              </w:r>
            </w:ins>
          </w:p>
        </w:tc>
        <w:tc>
          <w:tcPr>
            <w:tcW w:w="1515" w:type="dxa"/>
            <w:vAlign w:val="bottom"/>
            <w:hideMark/>
          </w:tcPr>
          <w:p w14:paraId="3A5FC23F" w14:textId="52B3B93D" w:rsidR="00801A66" w:rsidRPr="00657300" w:rsidRDefault="00CA41A2" w:rsidP="00013060">
            <w:pPr>
              <w:jc w:val="right"/>
              <w:rPr>
                <w:rFonts w:ascii="Times New Roman" w:hAnsi="Times New Roman"/>
                <w:b/>
                <w:bCs/>
                <w:sz w:val="20"/>
                <w:lang w:val="en-GB"/>
              </w:rPr>
            </w:pPr>
            <w:ins w:id="96" w:author="Nils Droste" w:date="2026-07-17T16:09:00Z" w16du:dateUtc="2026-07-17T14:09:00Z">
              <w:r w:rsidRPr="00CA41A2">
                <w:rPr>
                  <w:vanish/>
                </w:rPr>
                <w:t>[-299.8, -140.5]</w:t>
              </w:r>
            </w:ins>
            <w:del w:id="97" w:author="Nils Droste" w:date="2026-07-17T16:09:00Z" w16du:dateUtc="2026-07-17T14:09:00Z">
              <w:r w:rsidR="00801A66" w:rsidDel="00CA41A2">
                <w:rPr>
                  <w:vanish/>
                </w:rPr>
                <w:delText>[-239.7, -117.9]</w:delText>
              </w:r>
            </w:del>
            <w:ins w:id="98" w:author="Replication audit" w:date="2026-07-15T13:10:00Z">
              <w:del w:id="99" w:author="Nils Droste" w:date="2026-07-17T16:09:00Z" w16du:dateUtc="2026-07-17T14:09:00Z">
                <w:r w:rsidR="00801A66" w:rsidDel="00CA41A2">
                  <w:rPr>
                    <w:rFonts w:ascii="Times New Roman" w:hAnsi="Times New Roman"/>
                    <w:b/>
                    <w:bCs/>
                    <w:sz w:val="20"/>
                    <w:lang w:val="en-GB"/>
                  </w:rPr>
                  <w:delText>[-295.1, -145.1]</w:delText>
                </w:r>
              </w:del>
            </w:ins>
            <w:ins w:id="100" w:author="Nils Droste" w:date="2026-07-17T16:09:00Z" w16du:dateUtc="2026-07-17T14:09:00Z">
              <w:r>
                <w:t xml:space="preserve"> </w:t>
              </w:r>
              <w:r w:rsidRPr="00CA41A2">
                <w:rPr>
                  <w:rFonts w:ascii="Times New Roman" w:hAnsi="Times New Roman"/>
                  <w:b/>
                  <w:bCs/>
                  <w:sz w:val="20"/>
                  <w:lang w:val="en-GB"/>
                </w:rPr>
                <w:t>[-299.8, -140.5]</w:t>
              </w:r>
            </w:ins>
          </w:p>
        </w:tc>
      </w:tr>
      <w:tr w:rsidR="00801A66" w:rsidRPr="00801A66" w14:paraId="27843790" w14:textId="77777777" w:rsidTr="00013060">
        <w:trPr>
          <w:trHeight w:val="283"/>
          <w:tblCellSpacing w:w="15" w:type="dxa"/>
        </w:trPr>
        <w:tc>
          <w:tcPr>
            <w:tcW w:w="3783" w:type="dxa"/>
            <w:vAlign w:val="center"/>
            <w:hideMark/>
          </w:tcPr>
          <w:p w14:paraId="06286AF0" w14:textId="77777777" w:rsidR="00801A66" w:rsidRPr="00657300" w:rsidRDefault="00801A66" w:rsidP="00013060">
            <w:pPr>
              <w:rPr>
                <w:rFonts w:ascii="Times New Roman" w:hAnsi="Times New Roman"/>
                <w:b/>
                <w:bCs/>
                <w:sz w:val="20"/>
                <w:lang w:val="en-GB"/>
              </w:rPr>
            </w:pPr>
            <w:r w:rsidRPr="00657300">
              <w:rPr>
                <w:rFonts w:ascii="Times New Roman" w:hAnsi="Times New Roman"/>
                <w:b/>
                <w:bCs/>
                <w:sz w:val="20"/>
                <w:lang w:val="en-GB"/>
              </w:rPr>
              <w:t>Result-based – Variety of Tree species</w:t>
            </w:r>
          </w:p>
        </w:tc>
        <w:tc>
          <w:tcPr>
            <w:tcW w:w="820" w:type="dxa"/>
            <w:vAlign w:val="bottom"/>
            <w:hideMark/>
          </w:tcPr>
          <w:p w14:paraId="579B21B9"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0.4097</w:t>
            </w:r>
          </w:p>
        </w:tc>
        <w:tc>
          <w:tcPr>
            <w:tcW w:w="1671" w:type="dxa"/>
            <w:vAlign w:val="center"/>
            <w:hideMark/>
          </w:tcPr>
          <w:p w14:paraId="75699A4F"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 xml:space="preserve">[0.2802, 0.5392]  </w:t>
            </w:r>
          </w:p>
        </w:tc>
        <w:tc>
          <w:tcPr>
            <w:tcW w:w="821" w:type="dxa"/>
            <w:vAlign w:val="bottom"/>
            <w:hideMark/>
          </w:tcPr>
          <w:p w14:paraId="6F51BC50" w14:textId="77777777" w:rsidR="00801A66" w:rsidRPr="00657300" w:rsidRDefault="00801A66" w:rsidP="00013060">
            <w:pPr>
              <w:jc w:val="right"/>
              <w:rPr>
                <w:rFonts w:ascii="Times New Roman" w:hAnsi="Times New Roman"/>
                <w:b/>
                <w:bCs/>
                <w:sz w:val="20"/>
                <w:lang w:val="en-GB"/>
              </w:rPr>
            </w:pPr>
            <w:del w:id="101" w:author="Replication audit" w:date="2026-07-15T13:10:00Z">
              <w:r>
                <w:rPr>
                  <w:vanish/>
                </w:rPr>
                <w:delText>-194</w:delText>
              </w:r>
            </w:del>
            <w:ins w:id="102" w:author="Replication audit" w:date="2026-07-15T13:10:00Z">
              <w:r>
                <w:rPr>
                  <w:rFonts w:ascii="Times New Roman" w:hAnsi="Times New Roman"/>
                  <w:b/>
                  <w:bCs/>
                  <w:sz w:val="20"/>
                  <w:lang w:val="en-GB"/>
                </w:rPr>
                <w:t>-238.8</w:t>
              </w:r>
            </w:ins>
          </w:p>
        </w:tc>
        <w:tc>
          <w:tcPr>
            <w:tcW w:w="1515" w:type="dxa"/>
            <w:vAlign w:val="bottom"/>
            <w:hideMark/>
          </w:tcPr>
          <w:p w14:paraId="2DB22D65" w14:textId="1B90E940" w:rsidR="00801A66" w:rsidRPr="00657300" w:rsidRDefault="00893604" w:rsidP="00013060">
            <w:pPr>
              <w:jc w:val="right"/>
              <w:rPr>
                <w:rFonts w:ascii="Times New Roman" w:hAnsi="Times New Roman"/>
                <w:b/>
                <w:bCs/>
                <w:sz w:val="20"/>
                <w:lang w:val="en-GB"/>
              </w:rPr>
            </w:pPr>
            <w:ins w:id="103" w:author="Nils Droste" w:date="2026-07-17T16:09:00Z" w16du:dateUtc="2026-07-17T14:09:00Z">
              <w:r w:rsidRPr="00893604">
                <w:rPr>
                  <w:vanish/>
                </w:rPr>
                <w:t>[-319.1, -158.5]</w:t>
              </w:r>
            </w:ins>
            <w:del w:id="104" w:author="Nils Droste" w:date="2026-07-17T16:09:00Z" w16du:dateUtc="2026-07-17T14:09:00Z">
              <w:r w:rsidR="00801A66" w:rsidDel="00893604">
                <w:rPr>
                  <w:vanish/>
                </w:rPr>
                <w:delText>[-255.3, -132.7]</w:delText>
              </w:r>
            </w:del>
            <w:ins w:id="105" w:author="Replication audit" w:date="2026-07-15T13:10:00Z">
              <w:del w:id="106" w:author="Nils Droste" w:date="2026-07-17T16:09:00Z" w16du:dateUtc="2026-07-17T14:09:00Z">
                <w:r w:rsidR="00801A66" w:rsidDel="00893604">
                  <w:rPr>
                    <w:rFonts w:ascii="Times New Roman" w:hAnsi="Times New Roman"/>
                    <w:b/>
                    <w:bCs/>
                    <w:sz w:val="20"/>
                    <w:lang w:val="en-GB"/>
                  </w:rPr>
                  <w:delText>[-314.3, -163.3]</w:delText>
                </w:r>
              </w:del>
            </w:ins>
            <w:ins w:id="107" w:author="Nils Droste" w:date="2026-07-17T16:09:00Z" w16du:dateUtc="2026-07-17T14:09:00Z">
              <w:r>
                <w:t xml:space="preserve"> </w:t>
              </w:r>
              <w:r w:rsidRPr="00893604">
                <w:rPr>
                  <w:rFonts w:ascii="Times New Roman" w:hAnsi="Times New Roman"/>
                  <w:b/>
                  <w:bCs/>
                  <w:sz w:val="20"/>
                  <w:lang w:val="en-GB"/>
                </w:rPr>
                <w:t>[-319.1, -158.5]</w:t>
              </w:r>
            </w:ins>
          </w:p>
        </w:tc>
      </w:tr>
      <w:tr w:rsidR="00801A66" w:rsidRPr="00801A66" w14:paraId="0C79A4BF" w14:textId="77777777" w:rsidTr="00013060">
        <w:trPr>
          <w:trHeight w:val="283"/>
          <w:tblCellSpacing w:w="15" w:type="dxa"/>
        </w:trPr>
        <w:tc>
          <w:tcPr>
            <w:tcW w:w="3783" w:type="dxa"/>
            <w:vAlign w:val="center"/>
            <w:hideMark/>
          </w:tcPr>
          <w:p w14:paraId="165447D0" w14:textId="77777777" w:rsidR="00801A66" w:rsidRPr="00657300" w:rsidRDefault="00801A66" w:rsidP="00013060">
            <w:pPr>
              <w:rPr>
                <w:rFonts w:ascii="Times New Roman" w:hAnsi="Times New Roman"/>
                <w:b/>
                <w:bCs/>
                <w:sz w:val="20"/>
                <w:lang w:val="en-GB"/>
              </w:rPr>
            </w:pPr>
            <w:r w:rsidRPr="00657300">
              <w:rPr>
                <w:rFonts w:ascii="Times New Roman" w:hAnsi="Times New Roman"/>
                <w:b/>
                <w:bCs/>
                <w:sz w:val="20"/>
                <w:lang w:val="en-GB"/>
              </w:rPr>
              <w:t xml:space="preserve">Result-based – Create 120 Years Old Forest </w:t>
            </w:r>
          </w:p>
        </w:tc>
        <w:tc>
          <w:tcPr>
            <w:tcW w:w="820" w:type="dxa"/>
            <w:vAlign w:val="bottom"/>
            <w:hideMark/>
          </w:tcPr>
          <w:p w14:paraId="3A53A864"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-0.1765</w:t>
            </w:r>
          </w:p>
        </w:tc>
        <w:tc>
          <w:tcPr>
            <w:tcW w:w="1671" w:type="dxa"/>
            <w:vAlign w:val="center"/>
            <w:hideMark/>
          </w:tcPr>
          <w:p w14:paraId="366FD627"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 xml:space="preserve">[-0.3126, -0.0403]  </w:t>
            </w:r>
          </w:p>
        </w:tc>
        <w:tc>
          <w:tcPr>
            <w:tcW w:w="821" w:type="dxa"/>
            <w:vAlign w:val="bottom"/>
            <w:hideMark/>
          </w:tcPr>
          <w:p w14:paraId="7B775721" w14:textId="77777777" w:rsidR="00801A66" w:rsidRPr="00657300" w:rsidRDefault="00801A66" w:rsidP="00013060">
            <w:pPr>
              <w:jc w:val="right"/>
              <w:rPr>
                <w:rFonts w:ascii="Times New Roman" w:hAnsi="Times New Roman"/>
                <w:b/>
                <w:bCs/>
                <w:sz w:val="20"/>
                <w:lang w:val="en-GB"/>
              </w:rPr>
            </w:pPr>
            <w:del w:id="108" w:author="Replication audit" w:date="2026-07-15T13:10:00Z">
              <w:r>
                <w:rPr>
                  <w:vanish/>
                </w:rPr>
                <w:delText>83.6</w:delText>
              </w:r>
            </w:del>
            <w:ins w:id="109" w:author="Replication audit" w:date="2026-07-15T13:10:00Z">
              <w:r>
                <w:rPr>
                  <w:rFonts w:ascii="Times New Roman" w:hAnsi="Times New Roman"/>
                  <w:b/>
                  <w:bCs/>
                  <w:sz w:val="20"/>
                  <w:lang w:val="en-GB"/>
                </w:rPr>
                <w:t>102.9</w:t>
              </w:r>
            </w:ins>
          </w:p>
        </w:tc>
        <w:tc>
          <w:tcPr>
            <w:tcW w:w="1515" w:type="dxa"/>
            <w:vAlign w:val="bottom"/>
            <w:hideMark/>
          </w:tcPr>
          <w:p w14:paraId="2C567956" w14:textId="3785FB7C" w:rsidR="00801A66" w:rsidRPr="00657300" w:rsidRDefault="00893604" w:rsidP="00013060">
            <w:pPr>
              <w:jc w:val="right"/>
              <w:rPr>
                <w:rFonts w:ascii="Times New Roman" w:hAnsi="Times New Roman"/>
                <w:b/>
                <w:bCs/>
                <w:sz w:val="20"/>
                <w:lang w:val="en-GB"/>
              </w:rPr>
            </w:pPr>
            <w:ins w:id="110" w:author="Nils Droste" w:date="2026-07-17T16:09:00Z" w16du:dateUtc="2026-07-17T14:09:00Z">
              <w:r w:rsidRPr="00893604">
                <w:rPr>
                  <w:vanish/>
                </w:rPr>
                <w:t>[24.0, 181.7]</w:t>
              </w:r>
            </w:ins>
            <w:del w:id="111" w:author="Nils Droste" w:date="2026-07-17T16:09:00Z" w16du:dateUtc="2026-07-17T14:09:00Z">
              <w:r w:rsidR="00801A66" w:rsidDel="00893604">
                <w:rPr>
                  <w:vanish/>
                </w:rPr>
                <w:delText>[19.1, 148]</w:delText>
              </w:r>
            </w:del>
            <w:ins w:id="112" w:author="Replication audit" w:date="2026-07-15T13:10:00Z">
              <w:del w:id="113" w:author="Nils Droste" w:date="2026-07-17T16:09:00Z" w16du:dateUtc="2026-07-17T14:09:00Z">
                <w:r w:rsidR="00801A66" w:rsidDel="00893604">
                  <w:rPr>
                    <w:rFonts w:ascii="Times New Roman" w:hAnsi="Times New Roman"/>
                    <w:b/>
                    <w:bCs/>
                    <w:sz w:val="20"/>
                    <w:lang w:val="en-GB"/>
                  </w:rPr>
                  <w:delText>[23.5, 182.2]</w:delText>
                </w:r>
              </w:del>
            </w:ins>
            <w:ins w:id="114" w:author="Nils Droste" w:date="2026-07-17T16:09:00Z" w16du:dateUtc="2026-07-17T14:09:00Z">
              <w:r>
                <w:t xml:space="preserve"> </w:t>
              </w:r>
              <w:r w:rsidRPr="00893604">
                <w:rPr>
                  <w:rFonts w:ascii="Times New Roman" w:hAnsi="Times New Roman"/>
                  <w:b/>
                  <w:bCs/>
                  <w:sz w:val="20"/>
                  <w:lang w:val="en-GB"/>
                </w:rPr>
                <w:t>[24.0, 181.7]</w:t>
              </w:r>
            </w:ins>
          </w:p>
        </w:tc>
      </w:tr>
      <w:tr w:rsidR="00801A66" w:rsidRPr="00801A66" w14:paraId="70E1E0CD" w14:textId="77777777" w:rsidTr="00013060">
        <w:trPr>
          <w:trHeight w:val="283"/>
          <w:tblCellSpacing w:w="15" w:type="dxa"/>
        </w:trPr>
        <w:tc>
          <w:tcPr>
            <w:tcW w:w="3783" w:type="dxa"/>
            <w:vAlign w:val="center"/>
            <w:hideMark/>
          </w:tcPr>
          <w:p w14:paraId="31B1F852" w14:textId="77777777" w:rsidR="00801A66" w:rsidRPr="00657300" w:rsidRDefault="00801A66" w:rsidP="00013060">
            <w:pPr>
              <w:rPr>
                <w:rFonts w:ascii="Times New Roman" w:hAnsi="Times New Roman"/>
                <w:b/>
                <w:bCs/>
                <w:sz w:val="20"/>
                <w:lang w:val="en-GB"/>
              </w:rPr>
            </w:pPr>
            <w:r w:rsidRPr="00657300">
              <w:rPr>
                <w:rFonts w:ascii="Times New Roman" w:hAnsi="Times New Roman"/>
                <w:b/>
                <w:bCs/>
                <w:sz w:val="20"/>
                <w:lang w:val="en-GB"/>
              </w:rPr>
              <w:t>Action-based – Functional Buffer Strips</w:t>
            </w:r>
          </w:p>
        </w:tc>
        <w:tc>
          <w:tcPr>
            <w:tcW w:w="820" w:type="dxa"/>
            <w:vAlign w:val="bottom"/>
            <w:hideMark/>
          </w:tcPr>
          <w:p w14:paraId="13903FD4"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0.4096</w:t>
            </w:r>
          </w:p>
        </w:tc>
        <w:tc>
          <w:tcPr>
            <w:tcW w:w="1671" w:type="dxa"/>
            <w:vAlign w:val="center"/>
            <w:hideMark/>
          </w:tcPr>
          <w:p w14:paraId="1FED59EC"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 xml:space="preserve">[0.2796, 0.5396]  </w:t>
            </w:r>
          </w:p>
        </w:tc>
        <w:tc>
          <w:tcPr>
            <w:tcW w:w="821" w:type="dxa"/>
            <w:vAlign w:val="bottom"/>
            <w:hideMark/>
          </w:tcPr>
          <w:p w14:paraId="6F9F6529" w14:textId="77777777" w:rsidR="00801A66" w:rsidRPr="00657300" w:rsidRDefault="00801A66" w:rsidP="00013060">
            <w:pPr>
              <w:jc w:val="right"/>
              <w:rPr>
                <w:rFonts w:ascii="Times New Roman" w:hAnsi="Times New Roman"/>
                <w:b/>
                <w:bCs/>
                <w:sz w:val="20"/>
                <w:lang w:val="en-GB"/>
              </w:rPr>
            </w:pPr>
            <w:del w:id="115" w:author="Replication audit" w:date="2026-07-15T13:10:00Z">
              <w:r>
                <w:rPr>
                  <w:vanish/>
                </w:rPr>
                <w:delText>-193.9</w:delText>
              </w:r>
            </w:del>
            <w:ins w:id="116" w:author="Replication audit" w:date="2026-07-15T13:10:00Z">
              <w:r>
                <w:rPr>
                  <w:rFonts w:ascii="Times New Roman" w:hAnsi="Times New Roman"/>
                  <w:b/>
                  <w:bCs/>
                  <w:sz w:val="20"/>
                  <w:lang w:val="en-GB"/>
                </w:rPr>
                <w:t>-238.7</w:t>
              </w:r>
            </w:ins>
          </w:p>
        </w:tc>
        <w:tc>
          <w:tcPr>
            <w:tcW w:w="1515" w:type="dxa"/>
            <w:vAlign w:val="bottom"/>
            <w:hideMark/>
          </w:tcPr>
          <w:p w14:paraId="50F8B919" w14:textId="57ACB5F8" w:rsidR="00801A66" w:rsidRPr="00657300" w:rsidRDefault="00893604" w:rsidP="00013060">
            <w:pPr>
              <w:jc w:val="right"/>
              <w:rPr>
                <w:rFonts w:ascii="Times New Roman" w:hAnsi="Times New Roman"/>
                <w:b/>
                <w:bCs/>
                <w:sz w:val="20"/>
                <w:lang w:val="en-GB"/>
              </w:rPr>
            </w:pPr>
            <w:ins w:id="117" w:author="Nils Droste" w:date="2026-07-17T16:10:00Z" w16du:dateUtc="2026-07-17T14:10:00Z">
              <w:r w:rsidRPr="00893604">
                <w:rPr>
                  <w:vanish/>
                </w:rPr>
                <w:t>[-319.8, -157.7]</w:t>
              </w:r>
            </w:ins>
            <w:del w:id="118" w:author="Nils Droste" w:date="2026-07-17T16:10:00Z" w16du:dateUtc="2026-07-17T14:10:00Z">
              <w:r w:rsidR="00801A66" w:rsidDel="00893604">
                <w:rPr>
                  <w:vanish/>
                </w:rPr>
                <w:delText>[-255.5, -132.4]</w:delText>
              </w:r>
            </w:del>
            <w:ins w:id="119" w:author="Replication audit" w:date="2026-07-15T13:10:00Z">
              <w:del w:id="120" w:author="Nils Droste" w:date="2026-07-17T16:10:00Z" w16du:dateUtc="2026-07-17T14:10:00Z">
                <w:r w:rsidR="00801A66" w:rsidDel="00893604">
                  <w:rPr>
                    <w:rFonts w:ascii="Times New Roman" w:hAnsi="Times New Roman"/>
                    <w:b/>
                    <w:bCs/>
                    <w:sz w:val="20"/>
                    <w:lang w:val="en-GB"/>
                  </w:rPr>
                  <w:delText>[-314.5, -163.0]</w:delText>
                </w:r>
              </w:del>
            </w:ins>
            <w:ins w:id="121" w:author="Nils Droste" w:date="2026-07-17T16:10:00Z" w16du:dateUtc="2026-07-17T14:10:00Z">
              <w:r>
                <w:t xml:space="preserve"> </w:t>
              </w:r>
              <w:r w:rsidRPr="00893604">
                <w:rPr>
                  <w:rFonts w:ascii="Times New Roman" w:hAnsi="Times New Roman"/>
                  <w:b/>
                  <w:bCs/>
                  <w:sz w:val="20"/>
                  <w:lang w:val="en-GB"/>
                </w:rPr>
                <w:t>[-319.8, -157.7]</w:t>
              </w:r>
            </w:ins>
          </w:p>
        </w:tc>
      </w:tr>
      <w:tr w:rsidR="00801A66" w:rsidRPr="00801A66" w14:paraId="5D3BEB29" w14:textId="77777777" w:rsidTr="00013060">
        <w:trPr>
          <w:trHeight w:val="283"/>
          <w:tblCellSpacing w:w="15" w:type="dxa"/>
        </w:trPr>
        <w:tc>
          <w:tcPr>
            <w:tcW w:w="3783" w:type="dxa"/>
            <w:vAlign w:val="center"/>
            <w:hideMark/>
          </w:tcPr>
          <w:p w14:paraId="247A07D1" w14:textId="77777777" w:rsidR="00801A66" w:rsidRPr="00657300" w:rsidRDefault="00801A66" w:rsidP="00013060">
            <w:pPr>
              <w:ind w:right="-172"/>
              <w:rPr>
                <w:rFonts w:ascii="Times New Roman" w:hAnsi="Times New Roman"/>
                <w:b/>
                <w:bCs/>
                <w:sz w:val="20"/>
                <w:lang w:val="en-GB"/>
              </w:rPr>
            </w:pPr>
            <w:r w:rsidRPr="00657300">
              <w:rPr>
                <w:rFonts w:ascii="Times New Roman" w:hAnsi="Times New Roman"/>
                <w:b/>
                <w:bCs/>
                <w:sz w:val="20"/>
                <w:lang w:val="en-GB"/>
              </w:rPr>
              <w:t>Action-based – Not Felling Breeding Grounds</w:t>
            </w:r>
          </w:p>
        </w:tc>
        <w:tc>
          <w:tcPr>
            <w:tcW w:w="820" w:type="dxa"/>
            <w:vAlign w:val="bottom"/>
            <w:hideMark/>
          </w:tcPr>
          <w:p w14:paraId="788AB39D"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0.2239</w:t>
            </w:r>
          </w:p>
        </w:tc>
        <w:tc>
          <w:tcPr>
            <w:tcW w:w="1671" w:type="dxa"/>
            <w:vAlign w:val="center"/>
            <w:hideMark/>
          </w:tcPr>
          <w:p w14:paraId="7C19944E" w14:textId="77777777" w:rsidR="00801A66" w:rsidRPr="00657300" w:rsidRDefault="00801A66" w:rsidP="00013060">
            <w:pPr>
              <w:jc w:val="right"/>
              <w:rPr>
                <w:rFonts w:ascii="Times New Roman" w:hAnsi="Times New Roman"/>
                <w:b/>
                <w:bCs/>
                <w:sz w:val="20"/>
                <w:lang w:val="en-GB"/>
              </w:rPr>
            </w:pPr>
            <w:r w:rsidRPr="00657300">
              <w:rPr>
                <w:rFonts w:ascii="Times New Roman" w:hAnsi="Times New Roman"/>
                <w:b/>
                <w:bCs/>
                <w:sz w:val="20"/>
                <w:lang w:val="en-GB"/>
              </w:rPr>
              <w:t xml:space="preserve">[0.0881, 0.3597]  </w:t>
            </w:r>
          </w:p>
        </w:tc>
        <w:tc>
          <w:tcPr>
            <w:tcW w:w="821" w:type="dxa"/>
            <w:vAlign w:val="bottom"/>
            <w:hideMark/>
          </w:tcPr>
          <w:p w14:paraId="7C5B615A" w14:textId="77777777" w:rsidR="00801A66" w:rsidRPr="00657300" w:rsidRDefault="00801A66" w:rsidP="00013060">
            <w:pPr>
              <w:jc w:val="right"/>
              <w:rPr>
                <w:rFonts w:ascii="Times New Roman" w:hAnsi="Times New Roman"/>
                <w:b/>
                <w:bCs/>
                <w:sz w:val="20"/>
                <w:lang w:val="en-GB"/>
              </w:rPr>
            </w:pPr>
            <w:del w:id="122" w:author="Replication audit" w:date="2026-07-15T13:10:00Z">
              <w:r>
                <w:rPr>
                  <w:vanish/>
                </w:rPr>
                <w:delText>-106</w:delText>
              </w:r>
            </w:del>
            <w:ins w:id="123" w:author="Replication audit" w:date="2026-07-15T13:10:00Z">
              <w:r>
                <w:rPr>
                  <w:rFonts w:ascii="Times New Roman" w:hAnsi="Times New Roman"/>
                  <w:b/>
                  <w:bCs/>
                  <w:sz w:val="20"/>
                  <w:lang w:val="en-GB"/>
                </w:rPr>
                <w:t>-130.5</w:t>
              </w:r>
            </w:ins>
          </w:p>
        </w:tc>
        <w:tc>
          <w:tcPr>
            <w:tcW w:w="1515" w:type="dxa"/>
            <w:vAlign w:val="bottom"/>
            <w:hideMark/>
          </w:tcPr>
          <w:p w14:paraId="58B2C4FC" w14:textId="1B42D685" w:rsidR="00801A66" w:rsidRPr="00657300" w:rsidRDefault="00893604" w:rsidP="00013060">
            <w:pPr>
              <w:jc w:val="right"/>
              <w:rPr>
                <w:rFonts w:ascii="Times New Roman" w:hAnsi="Times New Roman"/>
                <w:b/>
                <w:bCs/>
                <w:sz w:val="20"/>
                <w:lang w:val="en-GB"/>
              </w:rPr>
            </w:pPr>
            <w:ins w:id="124" w:author="Nils Droste" w:date="2026-07-17T16:10:00Z" w16du:dateUtc="2026-07-17T14:10:00Z">
              <w:r w:rsidRPr="00893604">
                <w:rPr>
                  <w:vanish/>
                </w:rPr>
                <w:t>[-213.0, -48.0]</w:t>
              </w:r>
            </w:ins>
            <w:del w:id="125" w:author="Nils Droste" w:date="2026-07-17T16:10:00Z" w16du:dateUtc="2026-07-17T14:10:00Z">
              <w:r w:rsidR="00801A66" w:rsidDel="00893604">
                <w:rPr>
                  <w:vanish/>
                </w:rPr>
                <w:delText>[-170.3, -4.7]</w:delText>
              </w:r>
            </w:del>
            <w:ins w:id="126" w:author="Replication audit" w:date="2026-07-15T13:10:00Z">
              <w:del w:id="127" w:author="Nils Droste" w:date="2026-07-17T16:10:00Z" w16du:dateUtc="2026-07-17T14:10:00Z">
                <w:r w:rsidR="00801A66" w:rsidDel="00893604">
                  <w:rPr>
                    <w:rFonts w:ascii="Times New Roman" w:hAnsi="Times New Roman"/>
                    <w:b/>
                    <w:bCs/>
                    <w:sz w:val="20"/>
                    <w:lang w:val="en-GB"/>
                  </w:rPr>
                  <w:delText>[-209.7, -51.4]</w:delText>
                </w:r>
              </w:del>
            </w:ins>
            <w:ins w:id="128" w:author="Nils Droste" w:date="2026-07-17T16:10:00Z" w16du:dateUtc="2026-07-17T14:10:00Z">
              <w:r>
                <w:t xml:space="preserve"> </w:t>
              </w:r>
              <w:r w:rsidRPr="00893604">
                <w:rPr>
                  <w:rFonts w:ascii="Times New Roman" w:hAnsi="Times New Roman"/>
                  <w:b/>
                  <w:bCs/>
                  <w:sz w:val="20"/>
                  <w:lang w:val="en-GB"/>
                </w:rPr>
                <w:t>[-213.0, -48.0]</w:t>
              </w:r>
            </w:ins>
          </w:p>
        </w:tc>
      </w:tr>
      <w:tr w:rsidR="00801A66" w:rsidRPr="00801A66" w14:paraId="711C200B" w14:textId="77777777" w:rsidTr="00013060">
        <w:trPr>
          <w:trHeight w:val="283"/>
          <w:tblCellSpacing w:w="15" w:type="dxa"/>
        </w:trPr>
        <w:tc>
          <w:tcPr>
            <w:tcW w:w="3783" w:type="dxa"/>
            <w:vAlign w:val="center"/>
            <w:hideMark/>
          </w:tcPr>
          <w:p w14:paraId="5EB96826" w14:textId="77777777" w:rsidR="00801A66" w:rsidRPr="00801A66" w:rsidRDefault="00801A66" w:rsidP="00013060">
            <w:pPr>
              <w:rPr>
                <w:rFonts w:ascii="Times New Roman" w:hAnsi="Times New Roman"/>
                <w:sz w:val="20"/>
                <w:lang w:val="en-GB"/>
              </w:rPr>
            </w:pPr>
            <w:r w:rsidRPr="00801A66">
              <w:rPr>
                <w:rFonts w:ascii="Times New Roman" w:hAnsi="Times New Roman"/>
                <w:sz w:val="20"/>
                <w:lang w:val="en-GB"/>
              </w:rPr>
              <w:t>Action-based – Continuous Cover Forestry</w:t>
            </w:r>
          </w:p>
        </w:tc>
        <w:tc>
          <w:tcPr>
            <w:tcW w:w="820" w:type="dxa"/>
            <w:vAlign w:val="bottom"/>
            <w:hideMark/>
          </w:tcPr>
          <w:p w14:paraId="09DD54FF"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-0.014</w:t>
            </w:r>
          </w:p>
        </w:tc>
        <w:tc>
          <w:tcPr>
            <w:tcW w:w="1671" w:type="dxa"/>
            <w:vAlign w:val="center"/>
            <w:hideMark/>
          </w:tcPr>
          <w:p w14:paraId="0B12704A"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 xml:space="preserve">[-0.1532, 0.1252]  </w:t>
            </w:r>
          </w:p>
        </w:tc>
        <w:tc>
          <w:tcPr>
            <w:tcW w:w="821" w:type="dxa"/>
            <w:vAlign w:val="bottom"/>
            <w:hideMark/>
          </w:tcPr>
          <w:p w14:paraId="5D6A7C74" w14:textId="77777777" w:rsidR="00801A66" w:rsidRPr="00801A66" w:rsidRDefault="00801A66" w:rsidP="00013060">
            <w:pPr>
              <w:jc w:val="right"/>
              <w:rPr>
                <w:rFonts w:ascii="Times New Roman" w:hAnsi="Times New Roman"/>
                <w:sz w:val="20"/>
                <w:lang w:val="en-GB"/>
              </w:rPr>
            </w:pPr>
            <w:del w:id="129" w:author="Replication audit" w:date="2026-07-15T13:10:00Z">
              <w:r>
                <w:rPr>
                  <w:vanish/>
                </w:rPr>
                <w:delText>6.6</w:delText>
              </w:r>
            </w:del>
            <w:ins w:id="130" w:author="Replication audit" w:date="2026-07-15T13:10:00Z">
              <w:r>
                <w:rPr>
                  <w:rFonts w:ascii="Times New Roman" w:hAnsi="Times New Roman"/>
                  <w:sz w:val="20"/>
                  <w:lang w:val="en-GB"/>
                </w:rPr>
                <w:t>8.2</w:t>
              </w:r>
            </w:ins>
          </w:p>
        </w:tc>
        <w:tc>
          <w:tcPr>
            <w:tcW w:w="1515" w:type="dxa"/>
            <w:vAlign w:val="bottom"/>
            <w:hideMark/>
          </w:tcPr>
          <w:p w14:paraId="59356979" w14:textId="2B256F40" w:rsidR="00801A66" w:rsidRPr="00801A66" w:rsidRDefault="000C405D" w:rsidP="00013060">
            <w:pPr>
              <w:jc w:val="right"/>
              <w:rPr>
                <w:rFonts w:ascii="Times New Roman" w:hAnsi="Times New Roman"/>
                <w:sz w:val="20"/>
                <w:lang w:val="en-GB"/>
              </w:rPr>
            </w:pPr>
            <w:ins w:id="131" w:author="Nils Droste" w:date="2026-07-17T16:11:00Z" w16du:dateUtc="2026-07-17T14:11:00Z">
              <w:r w:rsidRPr="000C405D">
                <w:rPr>
                  <w:rFonts w:ascii="Times New Roman" w:hAnsi="Times New Roman"/>
                  <w:sz w:val="20"/>
                  <w:lang w:val="en-GB"/>
                </w:rPr>
                <w:t>[-72.9, 89.2]</w:t>
              </w:r>
            </w:ins>
            <w:del w:id="132" w:author="Nils Droste" w:date="2026-07-17T16:11:00Z" w16du:dateUtc="2026-07-17T14:11:00Z">
              <w:r w:rsidR="00801A66" w:rsidRPr="00801A66" w:rsidDel="000C405D">
                <w:rPr>
                  <w:rFonts w:ascii="Times New Roman" w:hAnsi="Times New Roman"/>
                  <w:sz w:val="20"/>
                  <w:lang w:val="en-GB"/>
                </w:rPr>
                <w:delText>[-59.3, 72</w:delText>
              </w:r>
              <w:r w:rsidR="006F48A5" w:rsidDel="000C405D">
                <w:rPr>
                  <w:rFonts w:ascii="Times New Roman" w:hAnsi="Times New Roman"/>
                  <w:sz w:val="20"/>
                  <w:lang w:val="en-GB"/>
                </w:rPr>
                <w:delText>.</w:delText>
              </w:r>
              <w:r w:rsidR="00801A66" w:rsidRPr="00801A66" w:rsidDel="000C405D">
                <w:rPr>
                  <w:rFonts w:ascii="Times New Roman" w:hAnsi="Times New Roman"/>
                  <w:sz w:val="20"/>
                  <w:lang w:val="en-GB"/>
                </w:rPr>
                <w:delText>5]</w:delText>
              </w:r>
            </w:del>
          </w:p>
        </w:tc>
      </w:tr>
      <w:tr w:rsidR="00801A66" w:rsidRPr="00801A66" w14:paraId="5D675A7E" w14:textId="77777777" w:rsidTr="00013060">
        <w:trPr>
          <w:trHeight w:val="283"/>
          <w:tblCellSpacing w:w="15" w:type="dxa"/>
        </w:trPr>
        <w:tc>
          <w:tcPr>
            <w:tcW w:w="3783" w:type="dxa"/>
            <w:vAlign w:val="center"/>
            <w:hideMark/>
          </w:tcPr>
          <w:p w14:paraId="5F064513" w14:textId="77777777" w:rsidR="00801A66" w:rsidRPr="00801A66" w:rsidRDefault="00801A66" w:rsidP="00013060">
            <w:pPr>
              <w:rPr>
                <w:rFonts w:ascii="Times New Roman" w:hAnsi="Times New Roman"/>
                <w:sz w:val="20"/>
                <w:lang w:val="en-GB"/>
              </w:rPr>
            </w:pPr>
            <w:r w:rsidRPr="00801A66">
              <w:rPr>
                <w:rFonts w:ascii="Times New Roman" w:hAnsi="Times New Roman"/>
                <w:sz w:val="20"/>
                <w:lang w:val="en-GB"/>
              </w:rPr>
              <w:t>Action-based – Set Asides</w:t>
            </w:r>
          </w:p>
        </w:tc>
        <w:tc>
          <w:tcPr>
            <w:tcW w:w="820" w:type="dxa"/>
            <w:vAlign w:val="bottom"/>
            <w:hideMark/>
          </w:tcPr>
          <w:p w14:paraId="0E94C624"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0.1162</w:t>
            </w:r>
          </w:p>
        </w:tc>
        <w:tc>
          <w:tcPr>
            <w:tcW w:w="1671" w:type="dxa"/>
            <w:vAlign w:val="center"/>
            <w:hideMark/>
          </w:tcPr>
          <w:p w14:paraId="7C821D8E"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 xml:space="preserve">[-0.0189, 0.2513]  </w:t>
            </w:r>
          </w:p>
        </w:tc>
        <w:tc>
          <w:tcPr>
            <w:tcW w:w="821" w:type="dxa"/>
            <w:vAlign w:val="bottom"/>
            <w:hideMark/>
          </w:tcPr>
          <w:p w14:paraId="26B4BF8E" w14:textId="77777777" w:rsidR="00801A66" w:rsidRPr="00801A66" w:rsidRDefault="00801A66" w:rsidP="00013060">
            <w:pPr>
              <w:jc w:val="right"/>
              <w:rPr>
                <w:rFonts w:ascii="Times New Roman" w:hAnsi="Times New Roman"/>
                <w:sz w:val="20"/>
                <w:lang w:val="en-GB"/>
              </w:rPr>
            </w:pPr>
            <w:del w:id="133" w:author="Replication audit" w:date="2026-07-15T13:10:00Z">
              <w:r>
                <w:rPr>
                  <w:vanish/>
                </w:rPr>
                <w:delText>-55</w:delText>
              </w:r>
            </w:del>
            <w:ins w:id="134" w:author="Replication audit" w:date="2026-07-15T13:10:00Z">
              <w:r>
                <w:rPr>
                  <w:rFonts w:ascii="Times New Roman" w:hAnsi="Times New Roman"/>
                  <w:sz w:val="20"/>
                  <w:lang w:val="en-GB"/>
                </w:rPr>
                <w:t>-67.7</w:t>
              </w:r>
            </w:ins>
          </w:p>
        </w:tc>
        <w:tc>
          <w:tcPr>
            <w:tcW w:w="1515" w:type="dxa"/>
            <w:vAlign w:val="bottom"/>
            <w:hideMark/>
          </w:tcPr>
          <w:p w14:paraId="7F2584DF" w14:textId="29C34513" w:rsidR="00801A66" w:rsidRPr="00801A66" w:rsidRDefault="004739E8" w:rsidP="00013060">
            <w:pPr>
              <w:jc w:val="right"/>
              <w:rPr>
                <w:rFonts w:ascii="Times New Roman" w:hAnsi="Times New Roman"/>
                <w:sz w:val="20"/>
                <w:lang w:val="en-GB"/>
              </w:rPr>
            </w:pPr>
            <w:ins w:id="135" w:author="Nils Droste" w:date="2026-07-17T16:11:00Z" w16du:dateUtc="2026-07-17T14:11:00Z">
              <w:r w:rsidRPr="004739E8">
                <w:rPr>
                  <w:vanish/>
                </w:rPr>
                <w:t>[-148.2, 12.7]</w:t>
              </w:r>
            </w:ins>
            <w:del w:id="136" w:author="Nils Droste" w:date="2026-07-17T16:11:00Z" w16du:dateUtc="2026-07-17T14:11:00Z">
              <w:r w:rsidR="00801A66" w:rsidDel="004739E8">
                <w:rPr>
                  <w:vanish/>
                </w:rPr>
                <w:delText>[-119, 8.9]</w:delText>
              </w:r>
            </w:del>
            <w:ins w:id="137" w:author="Replication audit" w:date="2026-07-15T13:10:00Z">
              <w:del w:id="138" w:author="Nils Droste" w:date="2026-07-17T16:11:00Z" w16du:dateUtc="2026-07-17T14:11:00Z">
                <w:r w:rsidR="00801A66" w:rsidDel="004739E8">
                  <w:rPr>
                    <w:rFonts w:ascii="Times New Roman" w:hAnsi="Times New Roman"/>
                    <w:sz w:val="20"/>
                    <w:lang w:val="en-GB"/>
                  </w:rPr>
                  <w:delText>[-146.5, 11.0]</w:delText>
                </w:r>
              </w:del>
            </w:ins>
            <w:ins w:id="139" w:author="Nils Droste" w:date="2026-07-17T16:11:00Z" w16du:dateUtc="2026-07-17T14:11:00Z">
              <w:r>
                <w:t xml:space="preserve"> </w:t>
              </w:r>
              <w:r w:rsidRPr="004739E8">
                <w:rPr>
                  <w:rFonts w:ascii="Times New Roman" w:hAnsi="Times New Roman"/>
                  <w:sz w:val="20"/>
                  <w:lang w:val="en-GB"/>
                </w:rPr>
                <w:t>[-148.2, 12.7]</w:t>
              </w:r>
            </w:ins>
          </w:p>
        </w:tc>
      </w:tr>
      <w:tr w:rsidR="00801A66" w:rsidRPr="00801A66" w14:paraId="380624C8" w14:textId="77777777" w:rsidTr="00013060">
        <w:trPr>
          <w:trHeight w:val="283"/>
          <w:tblCellSpacing w:w="15" w:type="dxa"/>
        </w:trPr>
        <w:tc>
          <w:tcPr>
            <w:tcW w:w="3783" w:type="dxa"/>
            <w:tcBorders>
              <w:bottom w:val="thickThinLargeGap" w:sz="24" w:space="0" w:color="auto"/>
            </w:tcBorders>
            <w:vAlign w:val="center"/>
            <w:hideMark/>
          </w:tcPr>
          <w:p w14:paraId="61077ACC" w14:textId="77777777" w:rsidR="00801A66" w:rsidRPr="00801A66" w:rsidRDefault="00801A66" w:rsidP="00013060">
            <w:pPr>
              <w:rPr>
                <w:rFonts w:ascii="Times New Roman" w:hAnsi="Times New Roman"/>
                <w:sz w:val="20"/>
                <w:lang w:val="en-GB"/>
              </w:rPr>
            </w:pPr>
            <w:r w:rsidRPr="00801A66">
              <w:rPr>
                <w:rFonts w:ascii="Times New Roman" w:hAnsi="Times New Roman"/>
                <w:sz w:val="20"/>
                <w:lang w:val="en-GB"/>
              </w:rPr>
              <w:t>Action-based – Not Felling Old Growth Forest</w:t>
            </w:r>
          </w:p>
        </w:tc>
        <w:tc>
          <w:tcPr>
            <w:tcW w:w="820" w:type="dxa"/>
            <w:tcBorders>
              <w:bottom w:val="thickThinLargeGap" w:sz="24" w:space="0" w:color="auto"/>
            </w:tcBorders>
            <w:vAlign w:val="bottom"/>
            <w:hideMark/>
          </w:tcPr>
          <w:p w14:paraId="76FEDAF1"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-0.004</w:t>
            </w:r>
          </w:p>
        </w:tc>
        <w:tc>
          <w:tcPr>
            <w:tcW w:w="1671" w:type="dxa"/>
            <w:tcBorders>
              <w:bottom w:val="thickThinLargeGap" w:sz="24" w:space="0" w:color="auto"/>
            </w:tcBorders>
            <w:vAlign w:val="center"/>
            <w:hideMark/>
          </w:tcPr>
          <w:p w14:paraId="2A2252E7"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 xml:space="preserve">[-0.1441, 0.1361]  </w:t>
            </w:r>
          </w:p>
        </w:tc>
        <w:tc>
          <w:tcPr>
            <w:tcW w:w="821" w:type="dxa"/>
            <w:tcBorders>
              <w:bottom w:val="thickThinLargeGap" w:sz="24" w:space="0" w:color="auto"/>
            </w:tcBorders>
            <w:vAlign w:val="bottom"/>
            <w:hideMark/>
          </w:tcPr>
          <w:p w14:paraId="01D32B6F" w14:textId="77777777" w:rsidR="00801A66" w:rsidRPr="00801A66" w:rsidRDefault="00801A66" w:rsidP="00013060">
            <w:pPr>
              <w:jc w:val="right"/>
              <w:rPr>
                <w:rFonts w:ascii="Times New Roman" w:hAnsi="Times New Roman"/>
                <w:sz w:val="20"/>
                <w:lang w:val="en-GB"/>
              </w:rPr>
            </w:pPr>
            <w:del w:id="140" w:author="Replication audit" w:date="2026-07-15T13:10:00Z">
              <w:r>
                <w:rPr>
                  <w:vanish/>
                </w:rPr>
                <w:delText>1.9</w:delText>
              </w:r>
            </w:del>
            <w:ins w:id="141" w:author="Replication audit" w:date="2026-07-15T13:10:00Z">
              <w:r>
                <w:rPr>
                  <w:rFonts w:ascii="Times New Roman" w:hAnsi="Times New Roman"/>
                  <w:sz w:val="20"/>
                  <w:lang w:val="en-GB"/>
                </w:rPr>
                <w:t>2.3</w:t>
              </w:r>
            </w:ins>
          </w:p>
        </w:tc>
        <w:tc>
          <w:tcPr>
            <w:tcW w:w="1515" w:type="dxa"/>
            <w:tcBorders>
              <w:bottom w:val="thickThinLargeGap" w:sz="24" w:space="0" w:color="auto"/>
            </w:tcBorders>
            <w:vAlign w:val="bottom"/>
            <w:hideMark/>
          </w:tcPr>
          <w:p w14:paraId="1D35E7B1" w14:textId="52F3116D" w:rsidR="00801A66" w:rsidRPr="00801A66" w:rsidRDefault="004739E8" w:rsidP="00013060">
            <w:pPr>
              <w:jc w:val="right"/>
              <w:rPr>
                <w:rFonts w:ascii="Times New Roman" w:hAnsi="Times New Roman"/>
                <w:sz w:val="20"/>
                <w:lang w:val="en-GB"/>
              </w:rPr>
            </w:pPr>
            <w:ins w:id="142" w:author="Nils Droste" w:date="2026-07-17T16:11:00Z" w16du:dateUtc="2026-07-17T14:11:00Z">
              <w:r w:rsidRPr="004739E8">
                <w:rPr>
                  <w:vanish/>
                </w:rPr>
                <w:t>[-79.3, 83.9]</w:t>
              </w:r>
            </w:ins>
            <w:del w:id="143" w:author="Nils Droste" w:date="2026-07-17T16:11:00Z" w16du:dateUtc="2026-07-17T14:11:00Z">
              <w:r w:rsidR="00801A66" w:rsidDel="004739E8">
                <w:rPr>
                  <w:vanish/>
                </w:rPr>
                <w:delText>[-64.4, 68.2]</w:delText>
              </w:r>
            </w:del>
            <w:ins w:id="144" w:author="Replication audit" w:date="2026-07-15T13:10:00Z">
              <w:del w:id="145" w:author="Nils Droste" w:date="2026-07-17T16:11:00Z" w16du:dateUtc="2026-07-17T14:11:00Z">
                <w:r w:rsidR="00801A66" w:rsidDel="004739E8">
                  <w:rPr>
                    <w:rFonts w:ascii="Times New Roman" w:hAnsi="Times New Roman"/>
                    <w:sz w:val="20"/>
                    <w:lang w:val="en-GB"/>
                  </w:rPr>
                  <w:delText>[-79.3, 84.0]</w:delText>
                </w:r>
              </w:del>
            </w:ins>
            <w:ins w:id="146" w:author="Nils Droste" w:date="2026-07-17T16:11:00Z" w16du:dateUtc="2026-07-17T14:11:00Z">
              <w:r>
                <w:t xml:space="preserve"> </w:t>
              </w:r>
              <w:r w:rsidRPr="004739E8">
                <w:rPr>
                  <w:rFonts w:ascii="Times New Roman" w:hAnsi="Times New Roman"/>
                  <w:sz w:val="20"/>
                  <w:lang w:val="en-GB"/>
                </w:rPr>
                <w:t>[-79.3, 83.9]</w:t>
              </w:r>
            </w:ins>
          </w:p>
        </w:tc>
      </w:tr>
      <w:tr w:rsidR="00801A66" w:rsidRPr="00801A66" w14:paraId="1D7D67EC" w14:textId="77777777" w:rsidTr="00013060">
        <w:trPr>
          <w:trHeight w:val="227"/>
          <w:tblCellSpacing w:w="15" w:type="dxa"/>
        </w:trPr>
        <w:tc>
          <w:tcPr>
            <w:tcW w:w="3783" w:type="dxa"/>
          </w:tcPr>
          <w:p w14:paraId="5EBDCEF7" w14:textId="77777777" w:rsidR="00801A66" w:rsidRPr="00801A66" w:rsidRDefault="00801A66" w:rsidP="00013060">
            <w:pPr>
              <w:rPr>
                <w:rFonts w:ascii="Times New Roman" w:hAnsi="Times New Roman"/>
                <w:sz w:val="20"/>
                <w:lang w:val="en-GB"/>
              </w:rPr>
            </w:pPr>
            <w:r w:rsidRPr="00801A66">
              <w:rPr>
                <w:rFonts w:ascii="Times New Roman" w:hAnsi="Times New Roman"/>
                <w:sz w:val="20"/>
                <w:lang w:val="en-GB"/>
              </w:rPr>
              <w:t>Number of individuals</w:t>
            </w:r>
          </w:p>
        </w:tc>
        <w:tc>
          <w:tcPr>
            <w:tcW w:w="4917" w:type="dxa"/>
            <w:gridSpan w:val="4"/>
            <w:vAlign w:val="center"/>
          </w:tcPr>
          <w:p w14:paraId="32B9D06B"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1,674</w:t>
            </w:r>
          </w:p>
        </w:tc>
      </w:tr>
      <w:tr w:rsidR="00801A66" w:rsidRPr="00801A66" w14:paraId="24538C09" w14:textId="77777777" w:rsidTr="00013060">
        <w:trPr>
          <w:trHeight w:val="227"/>
          <w:tblCellSpacing w:w="15" w:type="dxa"/>
        </w:trPr>
        <w:tc>
          <w:tcPr>
            <w:tcW w:w="3783" w:type="dxa"/>
          </w:tcPr>
          <w:p w14:paraId="6F089469" w14:textId="77777777" w:rsidR="00801A66" w:rsidRPr="00801A66" w:rsidRDefault="00801A66" w:rsidP="00013060">
            <w:pPr>
              <w:rPr>
                <w:rFonts w:ascii="Times New Roman" w:hAnsi="Times New Roman"/>
                <w:sz w:val="20"/>
                <w:lang w:val="en-GB"/>
              </w:rPr>
            </w:pPr>
            <w:r w:rsidRPr="00801A66">
              <w:rPr>
                <w:rFonts w:ascii="Times New Roman" w:hAnsi="Times New Roman"/>
                <w:sz w:val="20"/>
                <w:lang w:val="en-GB"/>
              </w:rPr>
              <w:t>Number of modelled outcomes</w:t>
            </w:r>
          </w:p>
        </w:tc>
        <w:tc>
          <w:tcPr>
            <w:tcW w:w="4917" w:type="dxa"/>
            <w:gridSpan w:val="4"/>
            <w:vAlign w:val="center"/>
          </w:tcPr>
          <w:p w14:paraId="37326B85"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9,794</w:t>
            </w:r>
          </w:p>
        </w:tc>
      </w:tr>
      <w:tr w:rsidR="00801A66" w:rsidRPr="00801A66" w14:paraId="627555FA" w14:textId="77777777" w:rsidTr="00013060">
        <w:trPr>
          <w:trHeight w:val="227"/>
          <w:tblCellSpacing w:w="15" w:type="dxa"/>
        </w:trPr>
        <w:tc>
          <w:tcPr>
            <w:tcW w:w="3783" w:type="dxa"/>
          </w:tcPr>
          <w:p w14:paraId="342FEA05" w14:textId="77777777" w:rsidR="00801A66" w:rsidRPr="00801A66" w:rsidRDefault="00801A66" w:rsidP="00013060">
            <w:pPr>
              <w:rPr>
                <w:rFonts w:ascii="Times New Roman" w:hAnsi="Times New Roman"/>
                <w:sz w:val="20"/>
                <w:lang w:val="en-GB"/>
              </w:rPr>
            </w:pPr>
            <w:r w:rsidRPr="00801A66">
              <w:rPr>
                <w:rFonts w:ascii="Times New Roman" w:hAnsi="Times New Roman"/>
                <w:sz w:val="20"/>
                <w:lang w:val="en-GB"/>
              </w:rPr>
              <w:t>Adj.Rho-squared vs equal shares</w:t>
            </w:r>
          </w:p>
        </w:tc>
        <w:tc>
          <w:tcPr>
            <w:tcW w:w="4917" w:type="dxa"/>
            <w:gridSpan w:val="4"/>
            <w:vAlign w:val="center"/>
          </w:tcPr>
          <w:p w14:paraId="2D3196DD"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0.0319</w:t>
            </w:r>
          </w:p>
        </w:tc>
      </w:tr>
      <w:tr w:rsidR="00801A66" w:rsidRPr="00801A66" w14:paraId="5C3F233D" w14:textId="77777777" w:rsidTr="00013060">
        <w:trPr>
          <w:trHeight w:val="227"/>
          <w:tblCellSpacing w:w="15" w:type="dxa"/>
        </w:trPr>
        <w:tc>
          <w:tcPr>
            <w:tcW w:w="3783" w:type="dxa"/>
            <w:vAlign w:val="center"/>
          </w:tcPr>
          <w:p w14:paraId="4A7052C7" w14:textId="77777777" w:rsidR="00801A66" w:rsidRPr="00801A66" w:rsidRDefault="00801A66" w:rsidP="00013060">
            <w:pPr>
              <w:rPr>
                <w:rFonts w:ascii="Times New Roman" w:hAnsi="Times New Roman"/>
                <w:sz w:val="20"/>
                <w:lang w:val="en-GB"/>
              </w:rPr>
            </w:pPr>
            <w:r w:rsidRPr="00801A66">
              <w:rPr>
                <w:rFonts w:ascii="Times New Roman" w:hAnsi="Times New Roman"/>
                <w:sz w:val="20"/>
                <w:lang w:val="en-GB"/>
              </w:rPr>
              <w:t>Adj.Rho-squared vs observed shares</w:t>
            </w:r>
          </w:p>
        </w:tc>
        <w:tc>
          <w:tcPr>
            <w:tcW w:w="4917" w:type="dxa"/>
            <w:gridSpan w:val="4"/>
            <w:vAlign w:val="center"/>
          </w:tcPr>
          <w:p w14:paraId="522478E7"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0.0266</w:t>
            </w:r>
          </w:p>
        </w:tc>
      </w:tr>
      <w:tr w:rsidR="00801A66" w:rsidRPr="00801A66" w14:paraId="561F8F2F" w14:textId="77777777" w:rsidTr="00013060">
        <w:trPr>
          <w:trHeight w:val="227"/>
          <w:tblCellSpacing w:w="15" w:type="dxa"/>
        </w:trPr>
        <w:tc>
          <w:tcPr>
            <w:tcW w:w="3783" w:type="dxa"/>
            <w:tcBorders>
              <w:bottom w:val="thinThickLargeGap" w:sz="24" w:space="0" w:color="auto"/>
            </w:tcBorders>
            <w:vAlign w:val="center"/>
          </w:tcPr>
          <w:p w14:paraId="7D37B585" w14:textId="77777777" w:rsidR="00801A66" w:rsidRPr="00801A66" w:rsidRDefault="00801A66" w:rsidP="00013060">
            <w:pPr>
              <w:rPr>
                <w:rFonts w:ascii="Times New Roman" w:hAnsi="Times New Roman"/>
                <w:sz w:val="20"/>
                <w:lang w:val="en-GB"/>
              </w:rPr>
            </w:pPr>
            <w:r w:rsidRPr="00801A66">
              <w:rPr>
                <w:rFonts w:ascii="Times New Roman" w:hAnsi="Times New Roman"/>
                <w:sz w:val="20"/>
                <w:lang w:val="en-GB"/>
              </w:rPr>
              <w:t>BIC</w:t>
            </w:r>
          </w:p>
        </w:tc>
        <w:tc>
          <w:tcPr>
            <w:tcW w:w="4917" w:type="dxa"/>
            <w:gridSpan w:val="4"/>
            <w:tcBorders>
              <w:bottom w:val="thinThickLargeGap" w:sz="24" w:space="0" w:color="auto"/>
            </w:tcBorders>
            <w:vAlign w:val="center"/>
          </w:tcPr>
          <w:p w14:paraId="5D3BB1C4"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20941.27</w:t>
            </w:r>
          </w:p>
        </w:tc>
      </w:tr>
    </w:tbl>
    <w:p w14:paraId="63CAECDB" w14:textId="77777777" w:rsidR="00801A66" w:rsidRPr="00B935E4" w:rsidRDefault="00801A66" w:rsidP="00C96D98">
      <w:pPr>
        <w:pStyle w:val="NormalWeb"/>
        <w:spacing w:before="0" w:beforeAutospacing="0" w:line="276" w:lineRule="auto"/>
        <w:rPr>
          <w:lang w:val="en-GB"/>
        </w:rPr>
      </w:pPr>
    </w:p>
    <w:p w14:paraId="316B2F76" w14:textId="1DA8BA5C" w:rsidR="009417AD" w:rsidRDefault="0061703D" w:rsidP="00C96D98">
      <w:pPr>
        <w:pStyle w:val="NormalWeb"/>
        <w:spacing w:before="120" w:beforeAutospacing="0" w:after="60" w:afterAutospacing="0" w:line="276" w:lineRule="auto"/>
      </w:pPr>
      <w:r w:rsidRPr="0061703D">
        <w:rPr>
          <w:i/>
          <w:iCs/>
          <w:lang w:val="en-GB"/>
        </w:rPr>
        <w:t>Figure 2</w:t>
      </w:r>
      <w:r>
        <w:rPr>
          <w:lang w:val="en-GB"/>
        </w:rPr>
        <w:t xml:space="preserve"> </w:t>
      </w:r>
      <w:r w:rsidR="009417AD" w:rsidRPr="00E177C5">
        <w:t xml:space="preserve">illustrates the relative attractiveness of the different conservation activities. Panel C reports willingness-to-accept (WTA) values relative to the omitted reference activity within </w:t>
      </w:r>
      <w:r w:rsidR="009417AD" w:rsidRPr="00E177C5">
        <w:lastRenderedPageBreak/>
        <w:t>each contract type: for result-based contracts, payment for each cubic metre of deadwood volume above 6 m³ per hectare, and for action-based contracts, creating 7 m³ of standing or lying deadwood per hectare. For example, forest owners required an additional US</w:t>
      </w:r>
      <w:r w:rsidR="00E663A0" w:rsidRPr="00E663A0">
        <w:rPr>
          <w:lang w:val="en-GB"/>
          <w:rPrChange w:id="147" w:author="Jesper Svensson" w:date="2026-07-10T10:05:00Z" w16du:dateUtc="2026-07-10T08:05:00Z">
            <w:rPr>
              <w:i/>
              <w:iCs/>
              <w:lang w:val="en-GB"/>
            </w:rPr>
          </w:rPrChange>
        </w:rPr>
        <w:t>$</w:t>
      </w:r>
      <w:del w:id="148" w:author="Replication audit" w:date="2026-07-15T13:10:00Z">
        <w:r>
          <w:delText>176.7 ha⁻¹ yr⁻¹</w:delText>
        </w:r>
      </w:del>
      <w:ins w:id="149" w:author="Replication audit" w:date="2026-07-15T13:10:00Z">
        <w:r>
          <w:t>217.5 ha⁻¹ yr⁻¹</w:t>
        </w:r>
      </w:ins>
      <w:r>
        <w:t>to accept result-based rewetting relative to the deadwood reference activity, whereas they required US</w:t>
      </w:r>
      <w:r w:rsidR="00E663A0" w:rsidRPr="00E663A0">
        <w:rPr>
          <w:lang w:val="en-GB"/>
          <w:rPrChange w:id="150" w:author="Jesper Svensson" w:date="2026-07-10T10:05:00Z" w16du:dateUtc="2026-07-10T08:05:00Z">
            <w:rPr>
              <w:i/>
              <w:iCs/>
              <w:lang w:val="en-GB"/>
            </w:rPr>
          </w:rPrChange>
        </w:rPr>
        <w:t>$</w:t>
      </w:r>
      <w:del w:id="151" w:author="Replication audit" w:date="2026-07-15T13:10:00Z">
        <w:r>
          <w:delText>193.9 ha⁻¹ yr⁻¹</w:delText>
        </w:r>
      </w:del>
      <w:ins w:id="152" w:author="Replication audit" w:date="2026-07-15T13:10:00Z">
        <w:r>
          <w:t>238.7 ha⁻¹ yr⁻¹</w:t>
        </w:r>
      </w:ins>
      <w:r>
        <w:t>less compensation to accept action-based functional buffer strips than the corresponding action-based deadwood reference activity.</w:t>
      </w:r>
    </w:p>
    <w:p w14:paraId="5B701668" w14:textId="38130AD0" w:rsidR="00C96D98" w:rsidRDefault="00C96D98" w:rsidP="00C96D98">
      <w:pPr>
        <w:pStyle w:val="NormalWeb"/>
        <w:spacing w:before="120" w:beforeAutospacing="0" w:after="60" w:afterAutospacing="0" w:line="276" w:lineRule="auto"/>
        <w:rPr>
          <w:lang w:val="en-GB"/>
        </w:rPr>
      </w:pPr>
      <w:r>
        <w:rPr>
          <w:lang w:val="en-GB"/>
        </w:rPr>
        <w:t>We can see that buffer strips</w:t>
      </w:r>
      <w:r w:rsidR="0052432A">
        <w:rPr>
          <w:lang w:val="en-GB"/>
        </w:rPr>
        <w:t xml:space="preserve"> and increasing tree species are among the most preferred conservation activities </w:t>
      </w:r>
      <w:r>
        <w:rPr>
          <w:lang w:val="en-GB"/>
        </w:rPr>
        <w:t>(</w:t>
      </w:r>
      <w:r w:rsidR="0061703D" w:rsidRPr="0061703D">
        <w:rPr>
          <w:i/>
          <w:iCs/>
          <w:lang w:val="en-GB"/>
        </w:rPr>
        <w:t>Figure 2</w:t>
      </w:r>
      <w:r w:rsidR="0061703D">
        <w:rPr>
          <w:lang w:val="en-GB"/>
        </w:rPr>
        <w:t xml:space="preserve">, </w:t>
      </w:r>
      <w:r>
        <w:rPr>
          <w:lang w:val="en-GB"/>
        </w:rPr>
        <w:t xml:space="preserve">panel </w:t>
      </w:r>
      <w:r w:rsidR="004B43FF">
        <w:rPr>
          <w:lang w:val="en-GB"/>
        </w:rPr>
        <w:t>a</w:t>
      </w:r>
      <w:r>
        <w:rPr>
          <w:lang w:val="en-GB"/>
        </w:rPr>
        <w:t>). In Sweden buffer strips are an official recommendation but not a legal requirement</w:t>
      </w:r>
      <w:r w:rsidR="00CB4661">
        <w:rPr>
          <w:lang w:val="en-GB"/>
        </w:rPr>
        <w:t xml:space="preserve"> </w:t>
      </w:r>
      <w:r w:rsidR="00B74DB2">
        <w:rPr>
          <w:lang w:val="en-GB"/>
        </w:rPr>
        <w:fldChar w:fldCharType="begin"/>
      </w:r>
      <w:r w:rsidR="00AB4775">
        <w:rPr>
          <w:lang w:val="en-GB"/>
        </w:rPr>
        <w:instrText xml:space="preserve"> ADDIN ZOTERO_ITEM CSL_CITATION {"citationID":"rrgxHZ26","properties":{"formattedCitation":"(11)","plainCitation":"(11)","noteIndex":0},"citationItems":[{"id":4646,"uris":["http://zotero.org/users/11471439/items/MQP77NXA"],"itemData":{"id":4646,"type":"article-journal","abstract":"Riparian buffer zones (RBZs) are an important instrument for environmental policies for water and biodiversity protection in managed forests. We investigate the variation of the cost of implementing RBZs within different property size classes across the size range of non-industrial forest owner properties in Southern Sweden. Using the Heureka PlanWise decision support system, we quantified the cost of setting aside RBZs or applying alternative management in them, as the relative loss of harvest volume and of net present value per property. We did this for multiple simulated as well as real-world property distributions. The variation of cost distribution among small properties was 4.2–6.9 times higher than among large properties. The interproperty cost inequality decreased non-linearly with increasing property size and levelled off from around 200 ha. We conclude that RBZs, due to the irregular distribution of streams, cause highly unequal financial consequences for owners, with some small property owners bearing a disproportionally high cost. This adds to previous studies showing how environmental considerations differentially affect property owners. We recommend decision makers to stimulate the uptake of RBZs by alleviating these inequalities between forest owners by including appropriate cost sharing or compensation mechanisms in their design.","container-title":"European Journal of Forest Research","DOI":"10.1007/s10342-024-01657-1","ISSN":"1612-4669, 1612-4677","issue":"3","journalAbbreviation":"Eur J Forest Res","language":"en","page":"1035-1046","source":"DOI.org (Crossref)","title":"Riparian buffer zones in production forests create unequal costs among forest owners","volume":"143","author":[{"family":"Bakx","given":"Tristan R. M."},{"family":"Akselsson","given":"Cecilia"},{"family":"Droste","given":"Nils"},{"family":"Lidberg","given":"William"},{"family":"Trubins","given":"Renats"}],"issued":{"date-parts":[["2024",6]]}}}],"schema":"https://github.com/citation-style-language/schema/raw/master/csl-citation.json"} </w:instrText>
      </w:r>
      <w:r w:rsidR="00B74DB2">
        <w:rPr>
          <w:lang w:val="en-GB"/>
        </w:rPr>
        <w:fldChar w:fldCharType="separate"/>
      </w:r>
      <w:r w:rsidR="00AB4775">
        <w:rPr>
          <w:noProof/>
          <w:lang w:val="en-GB"/>
        </w:rPr>
        <w:t>(11)</w:t>
      </w:r>
      <w:r w:rsidR="00B74DB2">
        <w:rPr>
          <w:lang w:val="en-GB"/>
        </w:rPr>
        <w:fldChar w:fldCharType="end"/>
      </w:r>
      <w:r>
        <w:rPr>
          <w:lang w:val="en-GB"/>
        </w:rPr>
        <w:t>.</w:t>
      </w:r>
      <w:r w:rsidR="00B74DB2">
        <w:rPr>
          <w:lang w:val="en-GB"/>
        </w:rPr>
        <w:t xml:space="preserve"> </w:t>
      </w:r>
      <w:r>
        <w:rPr>
          <w:lang w:val="en-GB"/>
        </w:rPr>
        <w:t xml:space="preserve">Recommendations are however often followed. This general willingness could explain why </w:t>
      </w:r>
      <w:r w:rsidR="0052432A">
        <w:rPr>
          <w:lang w:val="en-GB"/>
        </w:rPr>
        <w:t xml:space="preserve">forest owners required less compensation than for the corresponding deadwood reference activity to implement functional buffer strips </w:t>
      </w:r>
      <w:r>
        <w:rPr>
          <w:lang w:val="en-GB"/>
        </w:rPr>
        <w:t>(</w:t>
      </w:r>
      <w:r w:rsidR="0061703D" w:rsidRPr="0061703D">
        <w:rPr>
          <w:i/>
          <w:iCs/>
          <w:lang w:val="en-GB"/>
        </w:rPr>
        <w:t>Figure 2</w:t>
      </w:r>
      <w:r>
        <w:rPr>
          <w:lang w:val="en-GB"/>
        </w:rPr>
        <w:t xml:space="preserve">, panel </w:t>
      </w:r>
      <w:r w:rsidR="004B43FF">
        <w:rPr>
          <w:lang w:val="en-GB"/>
        </w:rPr>
        <w:t>b</w:t>
      </w:r>
      <w:r>
        <w:rPr>
          <w:lang w:val="en-GB"/>
        </w:rPr>
        <w:t xml:space="preserve">). Continuous cover forestry and refraining from felling old growth forests have non-significant coefficients. </w:t>
      </w:r>
      <w:r w:rsidR="00AC5933">
        <w:rPr>
          <w:lang w:val="en-GB"/>
        </w:rPr>
        <w:t>One possible explanation is the ongoing debate in Sweden over the role of continuous-cover forestry as an alternative to conventional clear-cut forestry</w:t>
      </w:r>
      <w:r w:rsidR="00CB4661">
        <w:rPr>
          <w:lang w:val="en-GB"/>
        </w:rPr>
        <w:t xml:space="preserve"> </w:t>
      </w:r>
      <w:r>
        <w:rPr>
          <w:lang w:val="en-GB"/>
        </w:rPr>
        <w:fldChar w:fldCharType="begin"/>
      </w:r>
      <w:r w:rsidR="00766299">
        <w:rPr>
          <w:lang w:val="en-GB"/>
        </w:rPr>
        <w:instrText xml:space="preserve"> ADDIN ZOTERO_ITEM CSL_CITATION {"citationID":"XbheDuY5","properties":{"formattedCitation":"(12)","plainCitation":"(12)","noteIndex":0},"citationItems":[{"id":"stVkqYUS/hzFDCLEl","uris":["http://zotero.org/users/3226058/items/XXDC3TCQ"],"itemData":{"id":9070,"type":"article-journal","abstract":"Sweden has the largest forest cover in the European Union, and for decades, Sweden's forest industry has pursued intensive forest management through tree plantations and clear-cutting in order to maximize wood production. The Swedish forestry sector is increasingly under pressure to transition away from intensive clear-cut forest management, but other forest management models are still a niche in Sweden’s forest management and face barriers in their wider uptake. We use transition theory and the multi-level perspective framework to analyse the dynamics within the Swedish forestry sector, and investigate the barriers that actors practicing and promoting Continuous Cover Forestry in Sweden face. We identify culture, forestry education, industrial networks and timber markets as domains where there is a mismatch between Continuous Cover Forestry and the current clear-cut forest management. Our analysis shows that the limited uptake of Continuous Cover Forestry in Sweden has explanations that go far beyond the lack of knowledge and ecological limitations that it is often associated with. Thus, we conclude that research and policy-making need to account for these diverse explanations and address the power and social dimensions associated with competing forest management models for building multi-functional forest ecosystems in the future.","container-title":"Ecosystem Services","DOI":"10.1016/j.ecoser.2021.101392","ISSN":"2212-0416","journalAbbreviation":"Ecosystem Services","language":"en","page":"101392","source":"ScienceDirect","title":"Barriers to expanding continuous cover forestry in Sweden for delivering multiple ecosystem services","volume":"53","author":[{"family":"Hertog","given":"Iris Maria"},{"family":"Brogaard","given":"Sara"},{"family":"Krause","given":"Torsten"}],"issued":{"date-parts":[["2022",2,1]]}}}],"schema":"https://github.com/citation-style-language/schema/raw/master/csl-citation.json"} </w:instrText>
      </w:r>
      <w:r>
        <w:rPr>
          <w:lang w:val="en-GB"/>
        </w:rPr>
        <w:fldChar w:fldCharType="separate"/>
      </w:r>
      <w:r w:rsidR="00AB4775">
        <w:t>(12)</w:t>
      </w:r>
      <w:r>
        <w:rPr>
          <w:lang w:val="en-GB"/>
        </w:rPr>
        <w:fldChar w:fldCharType="end"/>
      </w:r>
      <w:r w:rsidR="00CB4661">
        <w:rPr>
          <w:lang w:val="en-GB"/>
        </w:rPr>
        <w:t>.</w:t>
      </w:r>
      <w:r>
        <w:rPr>
          <w:lang w:val="en-GB"/>
        </w:rPr>
        <w:t xml:space="preserve"> The most expensive options for conservation are rewetting forests, increasing bird diversity, and creating forests older than 120 </w:t>
      </w:r>
      <w:r w:rsidR="00CB4661">
        <w:rPr>
          <w:lang w:val="en-GB"/>
        </w:rPr>
        <w:t>years</w:t>
      </w:r>
      <w:r w:rsidR="0052432A">
        <w:rPr>
          <w:lang w:val="en-GB"/>
        </w:rPr>
        <w:t>, for which forest owners required substantially greater compensation relative to the corresponding deadwood reference activity</w:t>
      </w:r>
      <w:r w:rsidR="00CB4661">
        <w:rPr>
          <w:lang w:val="en-GB"/>
        </w:rPr>
        <w:t xml:space="preserve"> </w:t>
      </w:r>
      <w:r>
        <w:rPr>
          <w:lang w:val="en-GB"/>
        </w:rPr>
        <w:t>(</w:t>
      </w:r>
      <w:r w:rsidR="0061703D" w:rsidRPr="0061703D">
        <w:rPr>
          <w:i/>
          <w:iCs/>
          <w:lang w:val="en-GB"/>
        </w:rPr>
        <w:t>Figure 2</w:t>
      </w:r>
      <w:r>
        <w:rPr>
          <w:lang w:val="en-GB"/>
        </w:rPr>
        <w:t>). The reasons for this may differ in detail, but in principle they would all mean to largely forgo harvesting forests. Rewetting means a substantial change in forest structure, come with substantial climate and biodiversity benefits but makes them less suitable for forest biomass production</w:t>
      </w:r>
      <w:r w:rsidR="004D3ECE">
        <w:rPr>
          <w:lang w:val="en-GB"/>
        </w:rPr>
        <w:t xml:space="preserve"> </w:t>
      </w:r>
      <w:r>
        <w:rPr>
          <w:lang w:val="en-GB"/>
        </w:rPr>
        <w:fldChar w:fldCharType="begin"/>
      </w:r>
      <w:r w:rsidR="00766299">
        <w:rPr>
          <w:lang w:val="en-GB"/>
        </w:rPr>
        <w:instrText xml:space="preserve"> ADDIN ZOTERO_ITEM CSL_CITATION {"citationID":"DhOm2Z9I","properties":{"formattedCitation":"(13)","plainCitation":"(13)","noteIndex":0},"citationItems":[{"id":"stVkqYUS/VSuYHzvu","uris":["http://zotero.org/users/3226058/items/AAW9XXWB"],"itemData":{"id":11823,"type":"article-journal","abstract":"Drainage for forestry has created ~ 1 million km of artificial waterways in Sweden, making it one of the largest human-induced environmental disturbances in the country. These extensive modifications of both peatland and mineral soil dominated landscapes still carry largely unknown, but potentially enormous environmental legacy effects. However, the consequences of contemporary ditch management strategies, such as hydrological restoration via ditch blocking or enhancing forest drainage to promote biomass production via ditch cleaning, on water resources and greenhouse gas (GHG) fluxes are unclear. To close the gap between science and management, we have developed a unique field research platform to experimentally evaluate key environmental strategies for drained northern landscapes with the aim to avoid further environmental degeneration. The Trollberget Experimental Area (TEA) includes replicated and controlled treatments applied at the catchment scale based on a BACI approach (before-after and control-impact). The treatments represent the dominant ecosystem types impacted by ditching in Sweden and the boreal zone: (1) rewetting of a drained peatland, (2) ditch cleaning in productive upland forests and (3) leaving these ditches unmanaged. Here we describe the TEA platform, report initial results, suggest ways forward for how to best manage this historical large-scale alteration of the boreal landscape, as well as warn against applying these treatments broadly before more long-term results are reported.","container-title":"Scientific Reports","DOI":"10.1038/s41598-023-47528-4","ISSN":"2045-2322","issue":"1","journalAbbreviation":"Sci Rep","language":"en","license":"2023 The Author(s)","note":"publisher: Nature Publishing Group","page":"20218","source":"www.nature.com","title":"Consequences of rewetting and ditch cleaning on hydrology, water quality and greenhouse gas balance in a drained northern landscape","volume":"13","author":[{"family":"Laudon","given":"Hjalmar"},{"family":"Mosquera","given":"Virginia"},{"family":"Eklöf","given":"Karin"},{"family":"Järveoja","given":"Järvi"},{"family":"Karimi","given":"Shirin"},{"family":"Krasnova","given":"Alisa"},{"family":"Peichl","given":"Matthias"},{"family":"Pinkwart","given":"Alexander"},{"family":"Tong","given":"Cheuk Hei Marcus"},{"family":"Wallin","given":"Marcus B."},{"family":"Zannella","given":"Alberto"},{"family":"Hasselquist","given":"Eliza Maher"}],"issued":{"date-parts":[["2023",11,18]]}}}],"schema":"https://github.com/citation-style-language/schema/raw/master/csl-citation.json"} </w:instrText>
      </w:r>
      <w:r>
        <w:rPr>
          <w:lang w:val="en-GB"/>
        </w:rPr>
        <w:fldChar w:fldCharType="separate"/>
      </w:r>
      <w:r w:rsidR="00AB4775">
        <w:t>(13)</w:t>
      </w:r>
      <w:r>
        <w:rPr>
          <w:lang w:val="en-GB"/>
        </w:rPr>
        <w:fldChar w:fldCharType="end"/>
      </w:r>
      <w:r w:rsidR="004D3ECE">
        <w:rPr>
          <w:lang w:val="en-GB"/>
        </w:rPr>
        <w:t>.</w:t>
      </w:r>
      <w:r>
        <w:rPr>
          <w:lang w:val="en-GB"/>
        </w:rPr>
        <w:t xml:space="preserve"> Protecting and increasing bird diversity in boreal forests requires substantial protection of habitats and a reduction of management</w:t>
      </w:r>
      <w:r w:rsidR="004D3ECE">
        <w:rPr>
          <w:lang w:val="en-GB"/>
        </w:rPr>
        <w:t xml:space="preserve"> </w:t>
      </w:r>
      <w:r>
        <w:rPr>
          <w:lang w:val="en-GB"/>
        </w:rPr>
        <w:fldChar w:fldCharType="begin"/>
      </w:r>
      <w:r w:rsidR="00766299">
        <w:rPr>
          <w:lang w:val="en-GB"/>
        </w:rPr>
        <w:instrText xml:space="preserve"> ADDIN ZOTERO_ITEM CSL_CITATION {"citationID":"ZKYOIM60","properties":{"formattedCitation":"(14)","plainCitation":"(14)","noteIndex":0},"citationItems":[{"id":"stVkqYUS/7jVkTNGz","uris":["http://zotero.org/users/3226058/items/5X9GHUAL"],"itemData":{"id":11825,"type":"article-journal","abstract":"Much of Canada’s terrestrial biodiversity is supported by boreal forests. Natural resource development in boreal forests poses risks to this biodiversity. This paper reviews the scientific literature to assess the effects of natural resource development on terrestrial biodiversity in Canadian boreal forests. We address four questions: (1) To what extent have Canadian boreal forests changed due to natural resource development? (2) How has biodiversity responded to these changes? (3) Will the biodiversity of second-growth forests converge with that of primary boreal forests? (4) Are we losing species from boreal forests? We focus on trees, understory plants, insects, fungi, selected mammals, and songbirds because these groups have been most studied. We review more than 600 studies and found that changes in community composition are prevalent in response to large-scale conversion of forest types, changes in stand structures and age distributions, and altered landscape structure resulting from forest management and habitat loss associated with other developments such as oil and gas, hydroelectric, and mining. The southern boreal forest has been more highly impacted than the north due to more extensive forest management and the cumulative effects of multiple forms of development. There is abundant evidence that most species are not in danger of being extirpated from the boreal forest due to these anthropogenic changes. A few species, including woodland caribou (Rangifer tarandus) and grizzly bear (Ursus arctos), have, however, undergone long-term range contractions. Significant gaps in our ability to assess the effects of natural resource development on biodiversity in the boreal zone are the lack of long-term spatial and population data to monitor the impact of forest changes on ecosystems and species.","container-title":"Environmental Reviews","DOI":"10.1139/er-2013-0075","ISSN":"1181-8700","issue":"4","journalAbbreviation":"Environ. Rev.","note":"publisher: NRC Research Press","page":"457-490","source":"cdnsciencepub.com (Atypon)","title":"Effects of natural resource development on the terrestrial biodiversity of Canadian boreal forests","volume":"22","author":[{"family":"Venier","given":"L.A."},{"family":"Thompson","given":"I.D."},{"family":"Fleming","given":"R."},{"family":"Malcolm","given":"J."},{"family":"Aubin","given":"I."},{"family":"Trofymow","given":"J.A."},{"family":"Langor","given":"D."},{"family":"Sturrock","given":"R."},{"family":"Patry","given":"C."},{"family":"Outerbridge","given":"R.O."},{"family":"Holmes","given":"S.B."},{"family":"Haeussler","given":"S."},{"family":"De Grandpré","given":"L."},{"family":"Chen","given":"H.Y.H."},{"family":"Bayne","given":"E."},{"family":"Arsenault","given":"A."},{"family":"Brandt","given":"J.P."}],"issued":{"date-parts":[["2014",12]]}}}],"schema":"https://github.com/citation-style-language/schema/raw/master/csl-citation.json"} </w:instrText>
      </w:r>
      <w:r>
        <w:rPr>
          <w:lang w:val="en-GB"/>
        </w:rPr>
        <w:fldChar w:fldCharType="separate"/>
      </w:r>
      <w:r w:rsidR="00AB4775">
        <w:t>(14)</w:t>
      </w:r>
      <w:r>
        <w:rPr>
          <w:lang w:val="en-GB"/>
        </w:rPr>
        <w:fldChar w:fldCharType="end"/>
      </w:r>
      <w:r w:rsidR="004D3ECE">
        <w:rPr>
          <w:lang w:val="en-GB"/>
        </w:rPr>
        <w:t>.</w:t>
      </w:r>
      <w:r>
        <w:rPr>
          <w:lang w:val="en-GB"/>
        </w:rPr>
        <w:t xml:space="preserve"> Creating older forests means letting them stand. The economic costs associated with these three options are thus among the highest.  </w:t>
      </w:r>
    </w:p>
    <w:p w14:paraId="4B778525" w14:textId="13F12D20" w:rsidR="00813A9F" w:rsidDel="00D10EA1" w:rsidRDefault="003A562F" w:rsidP="0019236E">
      <w:pPr>
        <w:spacing w:after="160" w:line="278" w:lineRule="auto"/>
        <w:jc w:val="both"/>
        <w:rPr>
          <w:del w:id="153" w:author="Nils Droste" w:date="2026-07-17T16:06:00Z" w16du:dateUtc="2026-07-17T14:06:00Z"/>
          <w:rFonts w:ascii="Times New Roman" w:hAnsi="Times New Roman"/>
          <w:sz w:val="24"/>
          <w:szCs w:val="24"/>
          <w:lang w:val="en-GB"/>
        </w:rPr>
      </w:pPr>
      <w:ins w:id="154" w:author="Nils Droste" w:date="2026-07-17T20:12:00Z" w16du:dateUtc="2026-07-17T18:12:00Z">
        <w:r>
          <w:rPr>
            <w:noProof/>
            <w:lang w:val="en-GB"/>
            <w14:ligatures w14:val="standardContextual"/>
          </w:rPr>
          <w:lastRenderedPageBreak/>
          <w:drawing>
            <wp:inline distT="0" distB="0" distL="0" distR="0" wp14:anchorId="265CEAE9" wp14:editId="52A9994D">
              <wp:extent cx="5759450" cy="5183505"/>
              <wp:effectExtent l="0" t="0" r="6350" b="0"/>
              <wp:docPr id="155430748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07486" name="Picture 15543074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59450" cy="5183505"/>
                      </a:xfrm>
                      <a:prstGeom prst="rect">
                        <a:avLst/>
                      </a:prstGeom>
                    </pic:spPr>
                  </pic:pic>
                </a:graphicData>
              </a:graphic>
            </wp:inline>
          </w:drawing>
        </w:r>
      </w:ins>
      <w:commentRangeStart w:id="155"/>
      <w:commentRangeStart w:id="156"/>
      <w:del w:id="157" w:author="Nils Droste" w:date="2026-07-17T16:06:00Z" w16du:dateUtc="2026-07-17T14:06:00Z">
        <w:r w:rsidR="00D80D8D" w:rsidDel="00D10EA1">
          <w:rPr>
            <w:noProof/>
            <w:lang w:val="en-GB"/>
            <w14:ligatures w14:val="standardContextual"/>
          </w:rPr>
          <w:lastRenderedPageBreak/>
          <w:drawing>
            <wp:inline distT="0" distB="0" distL="0" distR="0" wp14:anchorId="0E3001F4" wp14:editId="06D294B7">
              <wp:extent cx="5759450" cy="4799330"/>
              <wp:effectExtent l="0" t="0" r="6350" b="0"/>
              <wp:docPr id="246265824" name="Bildobjekt 1" descr="En bild som visar skärmbild, desig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65824" name="Bildobjekt 1" descr="En bild som visar skärmbild, design&#10;&#10;AI-genererat innehåll kan vara felaktig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59450" cy="4799330"/>
                      </a:xfrm>
                      <a:prstGeom prst="rect">
                        <a:avLst/>
                      </a:prstGeom>
                    </pic:spPr>
                  </pic:pic>
                </a:graphicData>
              </a:graphic>
            </wp:inline>
          </w:drawing>
        </w:r>
        <w:commentRangeEnd w:id="155"/>
        <w:r w:rsidR="004B43FF" w:rsidDel="00D10EA1">
          <w:rPr>
            <w:rStyle w:val="CommentReference"/>
            <w:rFonts w:ascii="Times New Roman" w:hAnsi="Times New Roman"/>
            <w:sz w:val="24"/>
            <w:szCs w:val="24"/>
            <w:lang w:val="en-GB"/>
          </w:rPr>
          <w:commentReference w:id="155"/>
        </w:r>
        <w:commentRangeEnd w:id="156"/>
        <w:r w:rsidR="00D10EA1" w:rsidDel="00D10EA1">
          <w:rPr>
            <w:rStyle w:val="CommentReference"/>
            <w:rFonts w:ascii="Times New Roman" w:hAnsi="Times New Roman"/>
            <w:sz w:val="24"/>
            <w:szCs w:val="24"/>
            <w:lang w:val="en-GB"/>
          </w:rPr>
          <w:commentReference w:id="156"/>
        </w:r>
      </w:del>
    </w:p>
    <w:p w14:paraId="01374ACA" w14:textId="6CF291EA" w:rsidR="00D80D8D" w:rsidRPr="003126AD" w:rsidRDefault="000F7AFD" w:rsidP="00D80D8D">
      <w:pPr>
        <w:pStyle w:val="p1"/>
        <w:spacing w:after="120" w:afterAutospacing="0"/>
        <w:jc w:val="both"/>
        <w:rPr>
          <w:i/>
          <w:iCs/>
          <w:sz w:val="18"/>
          <w:szCs w:val="18"/>
          <w:lang w:val="en-US"/>
          <w:rPrChange w:id="158" w:author="Nils Droste" w:date="2026-07-14T14:17:00Z" w16du:dateUtc="2026-07-14T12:17:00Z">
            <w:rPr>
              <w:i/>
              <w:iCs/>
              <w:sz w:val="18"/>
              <w:szCs w:val="18"/>
              <w:lang w:val="da-DK"/>
            </w:rPr>
          </w:rPrChange>
        </w:rPr>
      </w:pPr>
      <w:r w:rsidRPr="00591E78">
        <w:rPr>
          <w:i/>
          <w:iCs/>
          <w:sz w:val="18"/>
          <w:szCs w:val="18"/>
          <w:lang w:val="en-US"/>
        </w:rPr>
        <w:t xml:space="preserve">Figure </w:t>
      </w:r>
      <w:r w:rsidRPr="00591E78">
        <w:rPr>
          <w:i/>
          <w:iCs/>
          <w:sz w:val="18"/>
          <w:szCs w:val="18"/>
        </w:rPr>
        <w:fldChar w:fldCharType="begin"/>
      </w:r>
      <w:r w:rsidRPr="00591E78">
        <w:rPr>
          <w:i/>
          <w:iCs/>
          <w:sz w:val="18"/>
          <w:szCs w:val="18"/>
          <w:lang w:val="en-US"/>
        </w:rPr>
        <w:instrText xml:space="preserve"> SEQ Figure \* ARABIC </w:instrText>
      </w:r>
      <w:r w:rsidRPr="00591E78">
        <w:rPr>
          <w:i/>
          <w:iCs/>
          <w:sz w:val="18"/>
          <w:szCs w:val="18"/>
        </w:rPr>
        <w:fldChar w:fldCharType="separate"/>
      </w:r>
      <w:r w:rsidR="001C516A">
        <w:rPr>
          <w:i/>
          <w:iCs/>
          <w:noProof/>
          <w:sz w:val="18"/>
          <w:szCs w:val="18"/>
          <w:lang w:val="en-US"/>
        </w:rPr>
        <w:t>2</w:t>
      </w:r>
      <w:r w:rsidRPr="00591E78">
        <w:rPr>
          <w:i/>
          <w:iCs/>
          <w:sz w:val="18"/>
          <w:szCs w:val="18"/>
        </w:rPr>
        <w:fldChar w:fldCharType="end"/>
      </w:r>
      <w:r w:rsidRPr="00591E78">
        <w:rPr>
          <w:i/>
          <w:iCs/>
          <w:sz w:val="18"/>
          <w:szCs w:val="18"/>
          <w:lang w:val="en-GB"/>
        </w:rPr>
        <w:t>: Estimates from the multinomial choice model. Panel</w:t>
      </w:r>
      <w:r>
        <w:rPr>
          <w:i/>
          <w:iCs/>
          <w:sz w:val="18"/>
          <w:szCs w:val="18"/>
          <w:lang w:val="en-GB"/>
        </w:rPr>
        <w:t xml:space="preserve"> A</w:t>
      </w:r>
      <w:r w:rsidRPr="00591E78">
        <w:rPr>
          <w:i/>
          <w:iCs/>
          <w:sz w:val="18"/>
          <w:szCs w:val="18"/>
          <w:lang w:val="en-GB"/>
        </w:rPr>
        <w:t xml:space="preserve">) </w:t>
      </w:r>
      <w:r w:rsidRPr="00591E78">
        <w:rPr>
          <w:rStyle w:val="apple-converted-space"/>
          <w:rFonts w:eastAsiaTheme="majorEastAsia"/>
          <w:i/>
          <w:iCs/>
          <w:sz w:val="18"/>
          <w:szCs w:val="18"/>
          <w:lang w:val="en-US"/>
        </w:rPr>
        <w:t>presents estimated coefficients from the multinomial logi</w:t>
      </w:r>
      <w:r>
        <w:rPr>
          <w:rStyle w:val="apple-converted-space"/>
          <w:rFonts w:eastAsiaTheme="majorEastAsia"/>
          <w:i/>
          <w:iCs/>
          <w:sz w:val="18"/>
          <w:szCs w:val="18"/>
          <w:lang w:val="en-US"/>
        </w:rPr>
        <w:t>t</w:t>
      </w:r>
      <w:r w:rsidRPr="00591E78">
        <w:rPr>
          <w:rStyle w:val="apple-converted-space"/>
          <w:rFonts w:eastAsiaTheme="majorEastAsia"/>
          <w:i/>
          <w:iCs/>
          <w:sz w:val="18"/>
          <w:szCs w:val="18"/>
          <w:lang w:val="en-US"/>
        </w:rPr>
        <w:t xml:space="preserve"> model, including uncertainty. Panel </w:t>
      </w:r>
      <w:r w:rsidR="00653C7E">
        <w:rPr>
          <w:rStyle w:val="apple-converted-space"/>
          <w:rFonts w:eastAsiaTheme="majorEastAsia"/>
          <w:i/>
          <w:iCs/>
          <w:sz w:val="18"/>
          <w:szCs w:val="18"/>
          <w:lang w:val="en-US"/>
        </w:rPr>
        <w:t>B</w:t>
      </w:r>
      <w:r w:rsidRPr="00591E78">
        <w:rPr>
          <w:rStyle w:val="apple-converted-space"/>
          <w:rFonts w:eastAsiaTheme="majorEastAsia"/>
          <w:i/>
          <w:iCs/>
          <w:sz w:val="18"/>
          <w:szCs w:val="18"/>
          <w:lang w:val="en-US"/>
        </w:rPr>
        <w:t>)</w:t>
      </w:r>
      <w:r w:rsidRPr="00591E78">
        <w:rPr>
          <w:i/>
          <w:iCs/>
          <w:sz w:val="18"/>
          <w:szCs w:val="18"/>
          <w:lang w:val="en-GB"/>
        </w:rPr>
        <w:t xml:space="preserve"> </w:t>
      </w:r>
      <w:r w:rsidR="00D80D8D" w:rsidRPr="00D80D8D">
        <w:rPr>
          <w:i/>
          <w:iCs/>
          <w:sz w:val="18"/>
          <w:szCs w:val="18"/>
          <w:lang w:val="en-US"/>
          <w:rPrChange w:id="159" w:author="Jesper Svensson" w:date="2026-07-07T15:47:00Z" w16du:dateUtc="2026-07-07T13:47:00Z">
            <w:rPr>
              <w:i/>
              <w:iCs/>
              <w:sz w:val="18"/>
              <w:szCs w:val="18"/>
            </w:rPr>
          </w:rPrChange>
        </w:rPr>
        <w:t xml:space="preserve">reports estimated willingness-to-accept (WTA) values (USD ha⁻¹ yr⁻¹). WTA estimates are relative to the omitted reference conservation activity within each contract type. </w:t>
      </w:r>
      <w:r w:rsidR="00D80D8D" w:rsidRPr="003126AD">
        <w:rPr>
          <w:i/>
          <w:iCs/>
          <w:sz w:val="18"/>
          <w:szCs w:val="18"/>
          <w:lang w:val="en-US"/>
          <w:rPrChange w:id="160" w:author="Nils Droste" w:date="2026-07-14T14:17:00Z" w16du:dateUtc="2026-07-14T12:17:00Z">
            <w:rPr>
              <w:i/>
              <w:iCs/>
              <w:sz w:val="18"/>
              <w:szCs w:val="18"/>
              <w:lang w:val="da-DK"/>
            </w:rPr>
          </w:rPrChange>
        </w:rPr>
        <w:t xml:space="preserve">For result-based contracts, the reference activity is deadwood volume above 6 m³/ha. For action-based contracts, the reference activity is creating 7 m³ standing or lying deadwood per hectare. </w:t>
      </w:r>
      <w:r w:rsidR="00D80D8D" w:rsidRPr="003126AD">
        <w:rPr>
          <w:rStyle w:val="s1"/>
          <w:rFonts w:eastAsiaTheme="majorEastAsia"/>
          <w:i/>
          <w:iCs/>
          <w:sz w:val="18"/>
          <w:szCs w:val="18"/>
          <w:lang w:val="en-US"/>
          <w:rPrChange w:id="161" w:author="Nils Droste" w:date="2026-07-14T14:17:00Z" w16du:dateUtc="2026-07-14T12:17:00Z">
            <w:rPr>
              <w:rStyle w:val="s1"/>
              <w:rFonts w:eastAsiaTheme="majorEastAsia"/>
              <w:i/>
              <w:iCs/>
              <w:sz w:val="18"/>
              <w:szCs w:val="18"/>
              <w:lang w:val="da-DK"/>
            </w:rPr>
          </w:rPrChange>
        </w:rPr>
        <w:t>Negative WTA values indicate conservation activities that required less compensation than the corresponding deadwood reference activity, whereas positive values indicate activities that required greater compensation.</w:t>
      </w:r>
    </w:p>
    <w:p w14:paraId="0B0F6DA0" w14:textId="413CCAE6" w:rsidR="000F7AFD" w:rsidRPr="003126AD" w:rsidDel="00D80D8D" w:rsidRDefault="000F7AFD" w:rsidP="000F7AFD">
      <w:pPr>
        <w:pStyle w:val="p1"/>
        <w:spacing w:after="120" w:afterAutospacing="0"/>
        <w:jc w:val="both"/>
        <w:rPr>
          <w:i/>
          <w:iCs/>
          <w:sz w:val="18"/>
          <w:szCs w:val="18"/>
          <w:lang w:val="en-US"/>
          <w:rPrChange w:id="162" w:author="Nils Droste" w:date="2026-07-14T14:17:00Z" w16du:dateUtc="2026-07-14T12:17:00Z">
            <w:rPr>
              <w:i/>
              <w:iCs/>
              <w:sz w:val="18"/>
              <w:szCs w:val="18"/>
              <w:lang w:val="en-GB"/>
            </w:rPr>
          </w:rPrChange>
        </w:rPr>
      </w:pPr>
    </w:p>
    <w:p w14:paraId="08254C77" w14:textId="77777777" w:rsidR="00C11967" w:rsidRPr="00591E78" w:rsidRDefault="00C11967" w:rsidP="000F7AFD">
      <w:pPr>
        <w:pStyle w:val="p1"/>
        <w:spacing w:after="120" w:afterAutospacing="0"/>
        <w:jc w:val="both"/>
        <w:rPr>
          <w:i/>
          <w:iCs/>
          <w:sz w:val="18"/>
          <w:szCs w:val="18"/>
          <w:lang w:val="en-US"/>
        </w:rPr>
      </w:pPr>
    </w:p>
    <w:p w14:paraId="3A1D7986" w14:textId="30F3D6F7" w:rsidR="000C5BB6" w:rsidRPr="00CF5DBC" w:rsidRDefault="000C5BB6" w:rsidP="000C5BB6">
      <w:pPr>
        <w:pStyle w:val="Heading2"/>
        <w:rPr>
          <w:rFonts w:ascii="Arial" w:hAnsi="Arial" w:cs="Arial"/>
          <w:color w:val="000000" w:themeColor="text1"/>
          <w:sz w:val="26"/>
          <w:szCs w:val="26"/>
          <w:lang w:val="en-GB"/>
        </w:rPr>
      </w:pPr>
      <w:r w:rsidRPr="00CF5DBC">
        <w:rPr>
          <w:rFonts w:ascii="Arial" w:hAnsi="Arial" w:cs="Arial"/>
          <w:color w:val="000000" w:themeColor="text1"/>
          <w:sz w:val="26"/>
          <w:szCs w:val="26"/>
          <w:lang w:val="en-GB"/>
        </w:rPr>
        <w:t>The cost-eff</w:t>
      </w:r>
      <w:r w:rsidR="00A2522C">
        <w:rPr>
          <w:rFonts w:ascii="Arial" w:hAnsi="Arial" w:cs="Arial"/>
          <w:color w:val="000000" w:themeColor="text1"/>
          <w:sz w:val="26"/>
          <w:szCs w:val="26"/>
          <w:lang w:val="en-GB"/>
        </w:rPr>
        <w:t>ectiveness</w:t>
      </w:r>
      <w:r w:rsidRPr="00CF5DBC">
        <w:rPr>
          <w:rFonts w:ascii="Arial" w:hAnsi="Arial" w:cs="Arial"/>
          <w:color w:val="000000" w:themeColor="text1"/>
          <w:sz w:val="26"/>
          <w:szCs w:val="26"/>
          <w:lang w:val="en-GB"/>
        </w:rPr>
        <w:t xml:space="preserve"> of public finance</w:t>
      </w:r>
    </w:p>
    <w:p w14:paraId="17CBD37D" w14:textId="214B624D" w:rsidR="000C5BB6" w:rsidRPr="00CF5DBC" w:rsidRDefault="000C5BB6" w:rsidP="000C5BB6">
      <w:pPr>
        <w:pStyle w:val="NormalWeb"/>
        <w:spacing w:before="0" w:beforeAutospacing="0" w:after="120" w:afterAutospacing="0" w:line="276" w:lineRule="auto"/>
        <w:rPr>
          <w:lang w:val="en-GB"/>
        </w:rPr>
      </w:pPr>
      <w:del w:id="163" w:author="Codex methodological revision" w:date="2026-07-16T15:03:00Z">
        <w:r>
          <w:rPr>
            <w:lang w:val="en-GB"/>
          </w:rPr>
          <w:delText>Forest owners are more likely to choose publicly financed conservation contracts i.e. either funding through the Swedish state or EU, than privately financed ones (Table 1).</w:delText>
        </w:r>
      </w:del>
      <w:ins w:id="164" w:author="Codex methodological revision" w:date="2026-07-16T15:03:00Z">
        <w:r>
          <w:rPr>
            <w:lang w:val="en-GB"/>
          </w:rPr>
          <w:t>The MNL estimates indicate that forest owners are more likely to choose conservation contracts financed exclusively or partly by public funds than private-only contracts (Table 1).</w:t>
        </w:r>
      </w:ins>
      <w:r>
        <w:rPr>
          <w:lang w:val="en-GB"/>
        </w:rPr>
        <w:t xml:space="preserve"> </w:t>
      </w:r>
      <w:del w:id="165" w:author="Codex methodological revision" w:date="2026-07-16T15:03:00Z">
        <w:r>
          <w:rPr>
            <w:lang w:val="en-GB"/>
          </w:rPr>
          <w:delText>Blended public-private financing has a coefficient that is positive and significant but somewhat smaller than pure public financing</w:delText>
        </w:r>
      </w:del>
      <w:ins w:id="166" w:author="Codex methodological revision" w:date="2026-07-16T15:03:00Z">
        <w:r>
          <w:rPr>
            <w:lang w:val="en-GB"/>
          </w:rPr>
          <w:t>Blended public-private financing also has a positive and significant coefficient relative to private-only financing</w:t>
        </w:r>
      </w:ins>
      <w:r>
        <w:rPr>
          <w:lang w:val="en-GB"/>
        </w:rPr>
        <w:t xml:space="preserve"> </w:t>
      </w:r>
      <w:r w:rsidRPr="003F580F">
        <w:rPr>
          <w:lang w:val="en-GB"/>
        </w:rPr>
        <w:t>(</w:t>
      </w:r>
      <w:r w:rsidRPr="003F580F">
        <w:rPr>
          <w:i/>
          <w:iCs/>
          <w:lang w:val="en-GB"/>
        </w:rPr>
        <w:t xml:space="preserve">Blended Finance </w:t>
      </w:r>
      <w:r w:rsidRPr="003F580F">
        <w:rPr>
          <w:lang w:val="en-GB"/>
        </w:rPr>
        <w:t>coefficient of 0.</w:t>
      </w:r>
      <w:r w:rsidR="00E55CD0">
        <w:rPr>
          <w:lang w:val="en-GB"/>
        </w:rPr>
        <w:t>1021</w:t>
      </w:r>
      <w:r w:rsidRPr="003F580F">
        <w:rPr>
          <w:lang w:val="en-GB"/>
        </w:rPr>
        <w:t xml:space="preserve"> [0.02</w:t>
      </w:r>
      <w:r w:rsidR="00E55CD0">
        <w:rPr>
          <w:lang w:val="en-GB"/>
        </w:rPr>
        <w:t>70</w:t>
      </w:r>
      <w:r w:rsidRPr="003F580F">
        <w:rPr>
          <w:lang w:val="en-GB"/>
        </w:rPr>
        <w:t>, 0.17</w:t>
      </w:r>
      <w:r w:rsidR="00E55CD0">
        <w:rPr>
          <w:lang w:val="en-GB"/>
        </w:rPr>
        <w:t>73</w:t>
      </w:r>
      <w:r w:rsidRPr="003F580F">
        <w:rPr>
          <w:lang w:val="en-GB"/>
        </w:rPr>
        <w:t xml:space="preserve">] in </w:t>
      </w:r>
      <w:r w:rsidR="00CF5DBC" w:rsidRPr="003F580F">
        <w:rPr>
          <w:lang w:val="en-GB"/>
        </w:rPr>
        <w:t>Table 1).</w:t>
      </w:r>
      <w:r w:rsidR="00CF5DBC" w:rsidRPr="00CF5DBC">
        <w:rPr>
          <w:lang w:val="en-GB"/>
        </w:rPr>
        <w:t xml:space="preserve"> </w:t>
      </w:r>
      <w:del w:id="167" w:author="Codex methodological revision" w:date="2026-07-16T15:03:00Z">
        <w:r>
          <w:rPr>
            <w:lang w:val="en-GB"/>
          </w:rPr>
          <w:delText>As this is one of the key results from our analysis, we triangulated to make this inference as robustly as possible.</w:delText>
        </w:r>
      </w:del>
      <w:ins w:id="168" w:author="Codex methodological revision" w:date="2026-07-16T15:03:00Z">
        <w:r>
          <w:rPr>
            <w:lang w:val="en-GB"/>
          </w:rPr>
          <w:t xml:space="preserve">The direct difference between public-only and blended financing is not statistically distinguishable from zero (public − blended = 0.0304, p = 0.379). </w:t>
        </w:r>
        <w:r>
          <w:rPr>
            <w:lang w:val="en-GB"/>
          </w:rPr>
          <w:lastRenderedPageBreak/>
          <w:t>The MNL therefore supports a preference for public involvement in financing, but not a reliable ordering of public-only and blended arrangements. We triangulated this central inference using complementary survey evidence.</w:t>
        </w:r>
      </w:ins>
      <w:r>
        <w:rPr>
          <w:lang w:val="en-GB"/>
        </w:rPr>
        <w:t xml:space="preserve"> </w:t>
      </w:r>
    </w:p>
    <w:p w14:paraId="017D12AB" w14:textId="641F9B97" w:rsidR="000C5BB6" w:rsidRPr="00CF5DBC" w:rsidRDefault="000C5BB6" w:rsidP="000C5BB6">
      <w:pPr>
        <w:pStyle w:val="NormalWeb"/>
        <w:spacing w:before="0" w:beforeAutospacing="0" w:after="120" w:afterAutospacing="0" w:line="276" w:lineRule="auto"/>
        <w:rPr>
          <w:rStyle w:val="apple-converted-space"/>
          <w:rFonts w:eastAsiaTheme="majorEastAsia"/>
          <w:lang w:val="en-GB"/>
        </w:rPr>
      </w:pPr>
      <w:r w:rsidRPr="00CF5DBC">
        <w:rPr>
          <w:lang w:val="en-GB"/>
        </w:rPr>
        <w:t xml:space="preserve">The result, that owners on average prefer public financing, </w:t>
      </w:r>
      <w:r w:rsidR="00CF5DBC" w:rsidRPr="00CF5DBC">
        <w:rPr>
          <w:lang w:val="en-GB"/>
        </w:rPr>
        <w:t>is supported</w:t>
      </w:r>
      <w:r w:rsidRPr="00CF5DBC">
        <w:rPr>
          <w:lang w:val="en-GB"/>
        </w:rPr>
        <w:t xml:space="preserve"> </w:t>
      </w:r>
      <w:r w:rsidRPr="00CF5DBC">
        <w:rPr>
          <w:rStyle w:val="apple-converted-space"/>
          <w:rFonts w:eastAsiaTheme="majorEastAsia"/>
          <w:lang w:val="en-GB"/>
        </w:rPr>
        <w:t xml:space="preserve">by general preferences that we asked for through Likert-scale questions outside of the choice experiment. As shown in </w:t>
      </w:r>
      <w:r w:rsidRPr="00CF5DBC">
        <w:rPr>
          <w:rStyle w:val="apple-converted-space"/>
          <w:rFonts w:eastAsiaTheme="majorEastAsia"/>
          <w:lang w:val="en-GB"/>
        </w:rPr>
        <w:fldChar w:fldCharType="begin"/>
      </w:r>
      <w:r w:rsidRPr="00CF5DBC">
        <w:rPr>
          <w:rStyle w:val="apple-converted-space"/>
          <w:rFonts w:eastAsiaTheme="majorEastAsia"/>
          <w:lang w:val="en-GB"/>
        </w:rPr>
        <w:instrText xml:space="preserve"> REF _Ref208317082 \h </w:instrText>
      </w:r>
      <w:r w:rsidR="00CF5DBC">
        <w:rPr>
          <w:rStyle w:val="apple-converted-space"/>
          <w:rFonts w:eastAsiaTheme="majorEastAsia"/>
          <w:lang w:val="en-GB"/>
        </w:rPr>
        <w:instrText xml:space="preserve"> \* MERGEFORMAT </w:instrText>
      </w:r>
      <w:r w:rsidRPr="00CF5DBC">
        <w:rPr>
          <w:rStyle w:val="apple-converted-space"/>
          <w:rFonts w:eastAsiaTheme="majorEastAsia"/>
          <w:lang w:val="en-GB"/>
        </w:rPr>
      </w:r>
      <w:r w:rsidRPr="00CF5DBC">
        <w:rPr>
          <w:rStyle w:val="apple-converted-space"/>
          <w:rFonts w:eastAsiaTheme="majorEastAsia"/>
          <w:lang w:val="en-GB"/>
        </w:rPr>
        <w:fldChar w:fldCharType="separate"/>
      </w:r>
      <w:ins w:id="169" w:author="Nils Droste" w:date="2026-07-16T20:44:00Z" w16du:dateUtc="2026-07-16T18:44:00Z">
        <w:r w:rsidR="001C516A" w:rsidRPr="001C516A">
          <w:rPr>
            <w:i/>
            <w:iCs/>
            <w:lang w:val="en-GB"/>
            <w:rPrChange w:id="170" w:author="Nils Droste" w:date="2026-07-16T20:44:00Z" w16du:dateUtc="2026-07-16T18:44:00Z">
              <w:rPr>
                <w:i/>
                <w:iCs/>
                <w:sz w:val="18"/>
                <w:szCs w:val="18"/>
                <w:lang w:val="en-GB"/>
              </w:rPr>
            </w:rPrChange>
          </w:rPr>
          <w:t xml:space="preserve">Figure </w:t>
        </w:r>
        <w:r w:rsidR="001C516A" w:rsidRPr="001C516A">
          <w:rPr>
            <w:i/>
            <w:iCs/>
            <w:noProof/>
            <w:lang w:val="en-GB"/>
            <w:rPrChange w:id="171" w:author="Nils Droste" w:date="2026-07-16T20:44:00Z" w16du:dateUtc="2026-07-16T18:44:00Z">
              <w:rPr>
                <w:i/>
                <w:iCs/>
                <w:noProof/>
                <w:sz w:val="18"/>
                <w:szCs w:val="18"/>
                <w:lang w:val="en-GB"/>
              </w:rPr>
            </w:rPrChange>
          </w:rPr>
          <w:t>3</w:t>
        </w:r>
      </w:ins>
      <w:del w:id="172" w:author="Nils Droste" w:date="2026-07-16T20:44:00Z" w16du:dateUtc="2026-07-16T18:44:00Z">
        <w:r w:rsidRPr="00CF5DBC" w:rsidDel="001C516A">
          <w:rPr>
            <w:i/>
            <w:iCs/>
            <w:lang w:val="en-GB"/>
          </w:rPr>
          <w:delText xml:space="preserve">Figure </w:delText>
        </w:r>
        <w:r w:rsidRPr="00CF5DBC" w:rsidDel="001C516A">
          <w:rPr>
            <w:i/>
            <w:iCs/>
            <w:noProof/>
            <w:lang w:val="en-GB"/>
          </w:rPr>
          <w:delText>3</w:delText>
        </w:r>
      </w:del>
      <w:r w:rsidRPr="00CF5DBC">
        <w:rPr>
          <w:rStyle w:val="apple-converted-space"/>
          <w:rFonts w:eastAsiaTheme="majorEastAsia"/>
          <w:lang w:val="en-GB"/>
        </w:rPr>
        <w:fldChar w:fldCharType="end"/>
      </w:r>
      <w:r>
        <w:rPr>
          <w:rStyle w:val="apple-converted-space"/>
          <w:rFonts w:eastAsiaTheme="majorEastAsia"/>
          <w:lang w:val="en-GB"/>
        </w:rPr>
        <w:t xml:space="preserve"> (panel A), 63 % of forest owners either preferred or highly preferred the Swedish state as a financier, while nearly 40 % expressed a similar preference for EU financing. </w:t>
      </w:r>
      <w:del w:id="173" w:author="Codex methodological revision" w:date="2026-07-16T15:03:00Z">
        <w:r>
          <w:rPr>
            <w:rStyle w:val="apple-converted-space"/>
            <w:rFonts w:eastAsiaTheme="majorEastAsia"/>
            <w:lang w:val="en-GB"/>
          </w:rPr>
          <w:delText>We can thus infer that owners generally but also when presented with trade-offs prefer to be paid from public rather than private or even blended financing sources.</w:delText>
        </w:r>
      </w:del>
      <w:ins w:id="174" w:author="Codex methodological revision" w:date="2026-07-16T15:03:00Z">
        <w:r>
          <w:rPr>
            <w:rStyle w:val="apple-converted-space"/>
            <w:rFonts w:eastAsiaTheme="majorEastAsia"/>
            <w:lang w:val="en-GB"/>
          </w:rPr>
          <w:t>Together, these results indicate a general preference for financing involving public funds over private-only finance; the choice experiment does not distinguish public-only from blended financing.</w:t>
        </w:r>
      </w:ins>
    </w:p>
    <w:p w14:paraId="3641DCB3" w14:textId="6D79600F" w:rsidR="000C5BB6" w:rsidRPr="00CF5DBC" w:rsidRDefault="000C5BB6" w:rsidP="000C5BB6">
      <w:pPr>
        <w:pStyle w:val="NormalWeb"/>
        <w:spacing w:before="0" w:beforeAutospacing="0" w:after="120" w:afterAutospacing="0" w:line="276" w:lineRule="auto"/>
        <w:rPr>
          <w:lang w:val="en-GB"/>
        </w:rPr>
      </w:pPr>
      <w:r w:rsidRPr="00CF5DBC">
        <w:rPr>
          <w:lang w:val="en-GB"/>
        </w:rPr>
        <w:t xml:space="preserve">Moreover, the results are further supported by qualitative answers from forest owners stating the reasons for their choices. Some forest owners express confidence in the EU or the Swedish state as trustworthy and enduring funders, stating that they “simply trust the state more than the private sector”, that “the EU and the state are less likely to back out of an agreement”, and that “the public sector is a more reliable financier” (Answers translated from Swedish). Others emphasized that those who make the rules should also bear the financial responsibility, arguing that "it is the legislator who decides and should thus not pass on the cost to private companies/banks". Still others expressed a preference for the Swedish state over the EU, citing concerns about national sovereignty and bureaucratic overreach: “The EU should not be a surveillance state over how Swedish forest should be managed.” </w:t>
      </w:r>
    </w:p>
    <w:p w14:paraId="17BC89CF" w14:textId="01D09305" w:rsidR="000C5BB6" w:rsidRDefault="003874A9" w:rsidP="000C5BB6">
      <w:pPr>
        <w:pStyle w:val="p1"/>
        <w:keepNext/>
        <w:spacing w:before="0" w:beforeAutospacing="0" w:after="60" w:afterAutospacing="0"/>
      </w:pPr>
      <w:ins w:id="175" w:author="Nils Droste" w:date="2026-07-17T20:24:00Z" w16du:dateUtc="2026-07-17T18:24:00Z">
        <w:r>
          <w:rPr>
            <w:noProof/>
            <w:lang w:val="en-GB"/>
            <w14:ligatures w14:val="standardContextual"/>
          </w:rPr>
          <w:lastRenderedPageBreak/>
          <w:drawing>
            <wp:inline distT="0" distB="0" distL="0" distR="0" wp14:anchorId="39A4E1A3" wp14:editId="42A22186">
              <wp:extent cx="5759450" cy="3987165"/>
              <wp:effectExtent l="0" t="0" r="6350" b="635"/>
              <wp:docPr id="19688756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75643" name="Picture 1968875643"/>
                      <pic:cNvPicPr/>
                    </pic:nvPicPr>
                    <pic:blipFill>
                      <a:blip r:embed="rId15"/>
                      <a:stretch>
                        <a:fillRect/>
                      </a:stretch>
                    </pic:blipFill>
                    <pic:spPr>
                      <a:xfrm>
                        <a:off x="0" y="0"/>
                        <a:ext cx="5759450" cy="3987165"/>
                      </a:xfrm>
                      <a:prstGeom prst="rect">
                        <a:avLst/>
                      </a:prstGeom>
                    </pic:spPr>
                  </pic:pic>
                </a:graphicData>
              </a:graphic>
            </wp:inline>
          </w:drawing>
        </w:r>
      </w:ins>
      <w:del w:id="176" w:author="Nils Droste" w:date="2026-07-17T20:23:00Z" w16du:dateUtc="2026-07-17T18:23:00Z">
        <w:r w:rsidR="000C5BB6" w:rsidRPr="00B935E4" w:rsidDel="00B32430">
          <w:rPr>
            <w:noProof/>
            <w:lang w:val="en-GB"/>
            <w14:ligatures w14:val="standardContextual"/>
          </w:rPr>
          <w:drawing>
            <wp:inline distT="0" distB="0" distL="0" distR="0" wp14:anchorId="01E143CD" wp14:editId="410C4C48">
              <wp:extent cx="5722012" cy="3885011"/>
              <wp:effectExtent l="0" t="0" r="0" b="1270"/>
              <wp:docPr id="837857183" name="Bildobjekt 1" descr="En bild som visar skärmbild, Färggrann, linje, Rektangel&#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57183" name="Bildobjekt 1" descr="En bild som visar skärmbild, Färggrann, linje, Rektangel&#10;&#10;AI-genererat innehåll kan vara felaktigt."/>
                      <pic:cNvPicPr/>
                    </pic:nvPicPr>
                    <pic:blipFill rotWithShape="1">
                      <a:blip r:embed="rId16" cstate="print">
                        <a:extLst>
                          <a:ext uri="{28A0092B-C50C-407E-A947-70E740481C1C}">
                            <a14:useLocalDpi xmlns:a14="http://schemas.microsoft.com/office/drawing/2010/main" val="0"/>
                          </a:ext>
                        </a:extLst>
                      </a:blip>
                      <a:srcRect l="4089" t="8122" r="6113" b="5699"/>
                      <a:stretch>
                        <a:fillRect/>
                      </a:stretch>
                    </pic:blipFill>
                    <pic:spPr bwMode="auto">
                      <a:xfrm>
                        <a:off x="0" y="0"/>
                        <a:ext cx="5725943" cy="3887680"/>
                      </a:xfrm>
                      <a:prstGeom prst="rect">
                        <a:avLst/>
                      </a:prstGeom>
                      <a:ln>
                        <a:noFill/>
                      </a:ln>
                      <a:extLst>
                        <a:ext uri="{53640926-AAD7-44D8-BBD7-CCE9431645EC}">
                          <a14:shadowObscured xmlns:a14="http://schemas.microsoft.com/office/drawing/2010/main"/>
                        </a:ext>
                      </a:extLst>
                    </pic:spPr>
                  </pic:pic>
                </a:graphicData>
              </a:graphic>
            </wp:inline>
          </w:drawing>
        </w:r>
      </w:del>
    </w:p>
    <w:p w14:paraId="36FF93C8" w14:textId="194C5752" w:rsidR="000C5BB6" w:rsidRPr="00B77D62" w:rsidRDefault="000C5BB6" w:rsidP="000C5BB6">
      <w:pPr>
        <w:pStyle w:val="p1"/>
        <w:spacing w:before="0" w:beforeAutospacing="0"/>
        <w:jc w:val="both"/>
        <w:rPr>
          <w:i/>
          <w:iCs/>
          <w:sz w:val="18"/>
          <w:szCs w:val="18"/>
          <w:lang w:val="en-GB"/>
        </w:rPr>
      </w:pPr>
      <w:bookmarkStart w:id="177" w:name="_Ref208317082"/>
      <w:r w:rsidRPr="00B77D62">
        <w:rPr>
          <w:i/>
          <w:iCs/>
          <w:sz w:val="18"/>
          <w:szCs w:val="18"/>
          <w:lang w:val="en-GB"/>
        </w:rPr>
        <w:t xml:space="preserve">Figure </w:t>
      </w:r>
      <w:r w:rsidRPr="00B77D62">
        <w:rPr>
          <w:i/>
          <w:iCs/>
          <w:sz w:val="18"/>
          <w:szCs w:val="18"/>
          <w:lang w:val="en-GB"/>
        </w:rPr>
        <w:fldChar w:fldCharType="begin"/>
      </w:r>
      <w:r w:rsidRPr="00B77D62">
        <w:rPr>
          <w:i/>
          <w:iCs/>
          <w:sz w:val="18"/>
          <w:szCs w:val="18"/>
          <w:lang w:val="en-GB"/>
        </w:rPr>
        <w:instrText xml:space="preserve"> SEQ Figure \* ARABIC </w:instrText>
      </w:r>
      <w:r w:rsidRPr="00B77D62">
        <w:rPr>
          <w:i/>
          <w:iCs/>
          <w:sz w:val="18"/>
          <w:szCs w:val="18"/>
          <w:lang w:val="en-GB"/>
        </w:rPr>
        <w:fldChar w:fldCharType="separate"/>
      </w:r>
      <w:r w:rsidR="001C516A">
        <w:rPr>
          <w:i/>
          <w:iCs/>
          <w:noProof/>
          <w:sz w:val="18"/>
          <w:szCs w:val="18"/>
          <w:lang w:val="en-GB"/>
        </w:rPr>
        <w:t>3</w:t>
      </w:r>
      <w:r w:rsidRPr="00B77D62">
        <w:rPr>
          <w:i/>
          <w:iCs/>
          <w:sz w:val="18"/>
          <w:szCs w:val="18"/>
          <w:lang w:val="en-GB"/>
        </w:rPr>
        <w:fldChar w:fldCharType="end"/>
      </w:r>
      <w:bookmarkEnd w:id="177"/>
      <w:r w:rsidRPr="00B77D62">
        <w:rPr>
          <w:i/>
          <w:iCs/>
          <w:sz w:val="18"/>
          <w:szCs w:val="18"/>
          <w:lang w:val="en-GB"/>
        </w:rPr>
        <w:t xml:space="preserve">. Forest owner preferences, with four sub-panels (A–D) showing financing and monitoring. Panel A) shows Forest owners’ preferences for four financing sources for biodiversity contracts, rated from “highly prefer” to “prefer not at all.” Panel B) shows preferences for who should perform measurement and reporting of contract performance. The survey described four monitoring arrangements: </w:t>
      </w:r>
      <w:r w:rsidRPr="00B77D62">
        <w:rPr>
          <w:rStyle w:val="s1"/>
          <w:rFonts w:eastAsiaTheme="majorEastAsia"/>
          <w:i/>
          <w:iCs/>
          <w:sz w:val="18"/>
          <w:szCs w:val="18"/>
          <w:lang w:val="en-GB"/>
        </w:rPr>
        <w:t>(i)</w:t>
      </w:r>
      <w:r w:rsidRPr="00B77D62">
        <w:rPr>
          <w:i/>
          <w:iCs/>
          <w:sz w:val="18"/>
          <w:szCs w:val="18"/>
          <w:lang w:val="en-GB"/>
        </w:rPr>
        <w:t xml:space="preserve"> a </w:t>
      </w:r>
      <w:r w:rsidRPr="00B77D62">
        <w:rPr>
          <w:rStyle w:val="s1"/>
          <w:rFonts w:eastAsiaTheme="majorEastAsia"/>
          <w:i/>
          <w:iCs/>
          <w:sz w:val="18"/>
          <w:szCs w:val="18"/>
          <w:lang w:val="en-GB"/>
        </w:rPr>
        <w:t>national authority</w:t>
      </w:r>
      <w:r w:rsidRPr="00B77D62">
        <w:rPr>
          <w:i/>
          <w:iCs/>
          <w:sz w:val="18"/>
          <w:szCs w:val="18"/>
          <w:lang w:val="en-GB"/>
        </w:rPr>
        <w:t xml:space="preserve"> conducting measurements (free of charge and without owner involvement), </w:t>
      </w:r>
      <w:r w:rsidRPr="00B77D62">
        <w:rPr>
          <w:rStyle w:val="s1"/>
          <w:rFonts w:eastAsiaTheme="majorEastAsia"/>
          <w:i/>
          <w:iCs/>
          <w:sz w:val="18"/>
          <w:szCs w:val="18"/>
          <w:lang w:val="en-GB"/>
        </w:rPr>
        <w:t>(ii)</w:t>
      </w:r>
      <w:r w:rsidRPr="00B77D62">
        <w:rPr>
          <w:i/>
          <w:iCs/>
          <w:sz w:val="18"/>
          <w:szCs w:val="18"/>
          <w:lang w:val="en-GB"/>
        </w:rPr>
        <w:t xml:space="preserve"> joint measurement by the </w:t>
      </w:r>
      <w:r w:rsidRPr="00B77D62">
        <w:rPr>
          <w:rStyle w:val="s1"/>
          <w:rFonts w:eastAsiaTheme="majorEastAsia"/>
          <w:i/>
          <w:iCs/>
          <w:sz w:val="18"/>
          <w:szCs w:val="18"/>
          <w:lang w:val="en-GB"/>
        </w:rPr>
        <w:t>forest owner and an external consultant</w:t>
      </w:r>
      <w:r w:rsidRPr="00B77D62">
        <w:rPr>
          <w:i/>
          <w:iCs/>
          <w:sz w:val="18"/>
          <w:szCs w:val="18"/>
          <w:lang w:val="en-GB"/>
        </w:rPr>
        <w:t xml:space="preserve"> (consultant costs covered by the contract issuer and providing non-binding advice), </w:t>
      </w:r>
      <w:r w:rsidRPr="00B77D62">
        <w:rPr>
          <w:rStyle w:val="s1"/>
          <w:rFonts w:eastAsiaTheme="majorEastAsia"/>
          <w:i/>
          <w:iCs/>
          <w:sz w:val="18"/>
          <w:szCs w:val="18"/>
          <w:lang w:val="en-GB"/>
        </w:rPr>
        <w:t>(iii)</w:t>
      </w:r>
      <w:r w:rsidRPr="00B77D62">
        <w:rPr>
          <w:i/>
          <w:iCs/>
          <w:sz w:val="18"/>
          <w:szCs w:val="18"/>
          <w:lang w:val="en-GB"/>
        </w:rPr>
        <w:t xml:space="preserve"> measurement by the </w:t>
      </w:r>
      <w:r w:rsidRPr="00B77D62">
        <w:rPr>
          <w:rStyle w:val="s1"/>
          <w:rFonts w:eastAsiaTheme="majorEastAsia"/>
          <w:i/>
          <w:iCs/>
          <w:sz w:val="18"/>
          <w:szCs w:val="18"/>
          <w:lang w:val="en-GB"/>
        </w:rPr>
        <w:t>forest owner</w:t>
      </w:r>
      <w:r w:rsidRPr="00B77D62">
        <w:rPr>
          <w:i/>
          <w:iCs/>
          <w:sz w:val="18"/>
          <w:szCs w:val="18"/>
          <w:lang w:val="en-GB"/>
        </w:rPr>
        <w:t xml:space="preserve"> (costs borne by the owner, with possible random external audit), and </w:t>
      </w:r>
      <w:r w:rsidRPr="00B77D62">
        <w:rPr>
          <w:rStyle w:val="s1"/>
          <w:rFonts w:eastAsiaTheme="majorEastAsia"/>
          <w:i/>
          <w:iCs/>
          <w:sz w:val="18"/>
          <w:szCs w:val="18"/>
          <w:lang w:val="en-GB"/>
        </w:rPr>
        <w:t>(iv)</w:t>
      </w:r>
      <w:r w:rsidRPr="00B77D62">
        <w:rPr>
          <w:i/>
          <w:iCs/>
          <w:sz w:val="18"/>
          <w:szCs w:val="18"/>
          <w:lang w:val="en-GB"/>
        </w:rPr>
        <w:t xml:space="preserve"> an </w:t>
      </w:r>
      <w:r w:rsidRPr="00B77D62">
        <w:rPr>
          <w:rStyle w:val="s1"/>
          <w:rFonts w:eastAsiaTheme="majorEastAsia"/>
          <w:i/>
          <w:iCs/>
          <w:sz w:val="18"/>
          <w:szCs w:val="18"/>
          <w:lang w:val="en-GB"/>
        </w:rPr>
        <w:t>independent external controller</w:t>
      </w:r>
      <w:r w:rsidRPr="00B77D62">
        <w:rPr>
          <w:i/>
          <w:iCs/>
          <w:sz w:val="18"/>
          <w:szCs w:val="18"/>
          <w:lang w:val="en-GB"/>
        </w:rPr>
        <w:t xml:space="preserve"> (free of charge and without owner involvement). Panels </w:t>
      </w:r>
      <w:r w:rsidRPr="00B77D62">
        <w:rPr>
          <w:i/>
          <w:iCs/>
          <w:sz w:val="18"/>
          <w:szCs w:val="18"/>
          <w:lang w:val="en-GB"/>
        </w:rPr>
        <w:lastRenderedPageBreak/>
        <w:t>C) and D) summarise forest owners’ open-ended justifications for their financing and monitoring choices, grouped into thematic categories (see Methods for ChatGPT-assisted coding procedure) and shown by the number of comments.</w:t>
      </w:r>
    </w:p>
    <w:p w14:paraId="05D5215F" w14:textId="1629DA9B" w:rsidR="000C5BB6" w:rsidRPr="00CF5DBC" w:rsidRDefault="000C5BB6" w:rsidP="000C5BB6">
      <w:pPr>
        <w:spacing w:after="120" w:line="276" w:lineRule="auto"/>
        <w:jc w:val="both"/>
        <w:rPr>
          <w:rFonts w:ascii="Times New Roman" w:hAnsi="Times New Roman"/>
          <w:sz w:val="24"/>
          <w:szCs w:val="24"/>
          <w:lang w:val="en-GB"/>
        </w:rPr>
      </w:pPr>
      <w:r w:rsidRPr="00CF5DBC">
        <w:rPr>
          <w:rFonts w:ascii="Times New Roman" w:hAnsi="Times New Roman"/>
          <w:sz w:val="24"/>
          <w:szCs w:val="24"/>
          <w:lang w:val="en-GB"/>
        </w:rPr>
        <w:t>Counting the occurrences of themes show the relative importance of mentioned reasons for financing preferences by frequency</w:t>
      </w:r>
      <w:r w:rsidR="00677AD8">
        <w:rPr>
          <w:rFonts w:ascii="Times New Roman" w:hAnsi="Times New Roman"/>
          <w:sz w:val="24"/>
          <w:szCs w:val="24"/>
          <w:lang w:val="en-GB"/>
        </w:rPr>
        <w:t xml:space="preserve"> (Materials and Methods)</w:t>
      </w:r>
      <w:r w:rsidRPr="00CF5DBC">
        <w:rPr>
          <w:rFonts w:ascii="Times New Roman" w:hAnsi="Times New Roman"/>
          <w:sz w:val="24"/>
          <w:szCs w:val="24"/>
          <w:lang w:val="en-GB"/>
        </w:rPr>
        <w:t xml:space="preserve">. </w:t>
      </w:r>
      <w:r w:rsidR="00677AD8">
        <w:rPr>
          <w:rFonts w:ascii="Times New Roman" w:hAnsi="Times New Roman"/>
          <w:sz w:val="24"/>
          <w:szCs w:val="24"/>
          <w:lang w:val="en-GB"/>
        </w:rPr>
        <w:t>The thematic analysis shows that p</w:t>
      </w:r>
      <w:r w:rsidRPr="00CF5DBC">
        <w:rPr>
          <w:rFonts w:ascii="Times New Roman" w:hAnsi="Times New Roman"/>
          <w:sz w:val="24"/>
          <w:szCs w:val="24"/>
          <w:lang w:val="en-GB"/>
        </w:rPr>
        <w:t>ublic financing is generally perceived to be more reliable and trustworthy (</w:t>
      </w:r>
      <w:r w:rsidRPr="00CF5DBC">
        <w:rPr>
          <w:rStyle w:val="apple-converted-space"/>
          <w:rFonts w:ascii="Times New Roman" w:eastAsiaTheme="majorEastAsia" w:hAnsi="Times New Roman"/>
          <w:sz w:val="24"/>
          <w:szCs w:val="24"/>
          <w:lang w:val="en-GB"/>
        </w:rPr>
        <w:fldChar w:fldCharType="begin"/>
      </w:r>
      <w:r w:rsidRPr="00CF5DBC">
        <w:rPr>
          <w:rStyle w:val="apple-converted-space"/>
          <w:rFonts w:ascii="Times New Roman" w:eastAsiaTheme="majorEastAsia" w:hAnsi="Times New Roman"/>
          <w:sz w:val="24"/>
          <w:szCs w:val="24"/>
          <w:lang w:val="en-GB"/>
        </w:rPr>
        <w:instrText xml:space="preserve"> REF _Ref208317082 \h </w:instrText>
      </w:r>
      <w:r w:rsidR="00772E6F" w:rsidRPr="00CF5DBC">
        <w:rPr>
          <w:rStyle w:val="apple-converted-space"/>
          <w:rFonts w:ascii="Times New Roman" w:eastAsiaTheme="majorEastAsia" w:hAnsi="Times New Roman"/>
          <w:sz w:val="24"/>
          <w:szCs w:val="24"/>
          <w:lang w:val="en-GB"/>
        </w:rPr>
        <w:instrText xml:space="preserve"> \* MERGEFORMAT </w:instrText>
      </w:r>
      <w:r w:rsidRPr="00CF5DBC">
        <w:rPr>
          <w:rStyle w:val="apple-converted-space"/>
          <w:rFonts w:ascii="Times New Roman" w:eastAsiaTheme="majorEastAsia" w:hAnsi="Times New Roman"/>
          <w:sz w:val="24"/>
          <w:szCs w:val="24"/>
          <w:lang w:val="en-GB"/>
        </w:rPr>
      </w:r>
      <w:r w:rsidRPr="00CF5DBC">
        <w:rPr>
          <w:rStyle w:val="apple-converted-space"/>
          <w:rFonts w:ascii="Times New Roman" w:eastAsiaTheme="majorEastAsia" w:hAnsi="Times New Roman"/>
          <w:sz w:val="24"/>
          <w:szCs w:val="24"/>
          <w:lang w:val="en-GB"/>
        </w:rPr>
        <w:fldChar w:fldCharType="separate"/>
      </w:r>
      <w:ins w:id="178" w:author="Nils Droste" w:date="2026-07-16T20:44:00Z" w16du:dateUtc="2026-07-16T18:44:00Z">
        <w:r w:rsidR="001C516A" w:rsidRPr="001C516A">
          <w:rPr>
            <w:rFonts w:ascii="Times New Roman" w:hAnsi="Times New Roman"/>
            <w:i/>
            <w:iCs/>
            <w:sz w:val="24"/>
            <w:szCs w:val="24"/>
            <w:lang w:val="en-GB"/>
            <w:rPrChange w:id="179" w:author="Nils Droste" w:date="2026-07-16T20:44:00Z" w16du:dateUtc="2026-07-16T18:44:00Z">
              <w:rPr>
                <w:i/>
                <w:iCs/>
                <w:sz w:val="18"/>
                <w:szCs w:val="18"/>
                <w:lang w:val="en-GB"/>
              </w:rPr>
            </w:rPrChange>
          </w:rPr>
          <w:t xml:space="preserve">Figure </w:t>
        </w:r>
        <w:r w:rsidR="001C516A" w:rsidRPr="001C516A">
          <w:rPr>
            <w:rFonts w:ascii="Times New Roman" w:hAnsi="Times New Roman"/>
            <w:i/>
            <w:iCs/>
            <w:noProof/>
            <w:sz w:val="24"/>
            <w:szCs w:val="24"/>
            <w:lang w:val="en-GB"/>
            <w:rPrChange w:id="180" w:author="Nils Droste" w:date="2026-07-16T20:44:00Z" w16du:dateUtc="2026-07-16T18:44:00Z">
              <w:rPr>
                <w:i/>
                <w:iCs/>
                <w:noProof/>
                <w:sz w:val="18"/>
                <w:szCs w:val="18"/>
                <w:lang w:val="en-GB"/>
              </w:rPr>
            </w:rPrChange>
          </w:rPr>
          <w:t>3</w:t>
        </w:r>
      </w:ins>
      <w:del w:id="181" w:author="Nils Droste" w:date="2026-07-16T20:44:00Z" w16du:dateUtc="2026-07-16T18:44:00Z">
        <w:r w:rsidRPr="00CF5DBC" w:rsidDel="001C516A">
          <w:rPr>
            <w:rFonts w:ascii="Times New Roman" w:hAnsi="Times New Roman"/>
            <w:i/>
            <w:iCs/>
            <w:sz w:val="24"/>
            <w:szCs w:val="24"/>
            <w:lang w:val="en-GB"/>
          </w:rPr>
          <w:delText xml:space="preserve">Figure </w:delText>
        </w:r>
        <w:r w:rsidRPr="00CF5DBC" w:rsidDel="001C516A">
          <w:rPr>
            <w:rFonts w:ascii="Times New Roman" w:hAnsi="Times New Roman"/>
            <w:i/>
            <w:iCs/>
            <w:noProof/>
            <w:sz w:val="24"/>
            <w:szCs w:val="24"/>
            <w:lang w:val="en-GB"/>
          </w:rPr>
          <w:delText>3</w:delText>
        </w:r>
      </w:del>
      <w:r w:rsidRPr="00CF5DBC">
        <w:rPr>
          <w:rStyle w:val="apple-converted-space"/>
          <w:rFonts w:ascii="Times New Roman" w:eastAsiaTheme="majorEastAsia" w:hAnsi="Times New Roman"/>
          <w:sz w:val="24"/>
          <w:szCs w:val="24"/>
          <w:lang w:val="en-GB"/>
        </w:rPr>
        <w:fldChar w:fldCharType="end"/>
      </w:r>
      <w:r w:rsidRPr="00CF5DBC">
        <w:rPr>
          <w:rStyle w:val="apple-converted-space"/>
          <w:rFonts w:ascii="Times New Roman" w:eastAsiaTheme="majorEastAsia" w:hAnsi="Times New Roman"/>
          <w:sz w:val="24"/>
          <w:szCs w:val="24"/>
          <w:lang w:val="en-GB"/>
        </w:rPr>
        <w:t>, panel C)</w:t>
      </w:r>
      <w:r w:rsidRPr="00CF5DBC">
        <w:rPr>
          <w:rFonts w:ascii="Times New Roman" w:hAnsi="Times New Roman"/>
          <w:sz w:val="24"/>
          <w:szCs w:val="24"/>
          <w:lang w:val="en-GB"/>
        </w:rPr>
        <w:t xml:space="preserve">. The difference between national government and EU financing sources is mainly due to concerns over national sovereignty. </w:t>
      </w:r>
      <w:r w:rsidR="00CF5DBC" w:rsidRPr="00CF5DBC">
        <w:rPr>
          <w:rFonts w:ascii="Times New Roman" w:hAnsi="Times New Roman"/>
          <w:sz w:val="24"/>
          <w:szCs w:val="24"/>
          <w:lang w:val="en-GB"/>
        </w:rPr>
        <w:t xml:space="preserve">A considerable portion (25.5 %) </w:t>
      </w:r>
      <w:r w:rsidR="00F803E3" w:rsidRPr="00CF5DBC">
        <w:rPr>
          <w:rFonts w:ascii="Times New Roman" w:hAnsi="Times New Roman"/>
          <w:sz w:val="24"/>
          <w:szCs w:val="24"/>
          <w:lang w:val="en-GB"/>
        </w:rPr>
        <w:t>prefers</w:t>
      </w:r>
      <w:r w:rsidR="00CF5DBC" w:rsidRPr="00CF5DBC">
        <w:rPr>
          <w:rFonts w:ascii="Times New Roman" w:hAnsi="Times New Roman"/>
          <w:sz w:val="24"/>
          <w:szCs w:val="24"/>
          <w:lang w:val="en-GB"/>
        </w:rPr>
        <w:t xml:space="preserve"> market-based approaches.</w:t>
      </w:r>
    </w:p>
    <w:p w14:paraId="02D3651D" w14:textId="77777777" w:rsidR="00F803E3" w:rsidRDefault="000C5BB6" w:rsidP="000C5BB6">
      <w:pPr>
        <w:spacing w:after="120" w:line="276" w:lineRule="auto"/>
        <w:jc w:val="both"/>
        <w:rPr>
          <w:rFonts w:ascii="Times New Roman" w:hAnsi="Times New Roman"/>
          <w:sz w:val="24"/>
          <w:szCs w:val="24"/>
        </w:rPr>
      </w:pPr>
      <w:r w:rsidRPr="00CF5DBC">
        <w:rPr>
          <w:rFonts w:ascii="Times New Roman" w:hAnsi="Times New Roman"/>
          <w:sz w:val="24"/>
          <w:szCs w:val="24"/>
          <w:lang w:val="en-GB"/>
        </w:rPr>
        <w:t>The discrete choice experiment, the general Likert-scale preference ranks, and the qualitative survey questions thus all confirm that public financing from the Swedish state or alternatively the European Union is generally preferred over a market-based financing scheme.</w:t>
      </w:r>
      <w:r w:rsidRPr="00CF5DBC">
        <w:rPr>
          <w:rFonts w:ascii="Times New Roman" w:hAnsi="Times New Roman"/>
          <w:sz w:val="24"/>
          <w:szCs w:val="24"/>
        </w:rPr>
        <w:t xml:space="preserve"> </w:t>
      </w:r>
    </w:p>
    <w:p w14:paraId="0E15A250" w14:textId="1015A429" w:rsidR="00F803E3" w:rsidRDefault="00F803E3" w:rsidP="00F803E3">
      <w:pPr>
        <w:spacing w:after="120" w:line="276" w:lineRule="auto"/>
        <w:jc w:val="both"/>
        <w:rPr>
          <w:rFonts w:ascii="Times New Roman" w:hAnsi="Times New Roman"/>
          <w:sz w:val="24"/>
          <w:szCs w:val="24"/>
          <w:lang w:val="en-GB"/>
        </w:rPr>
      </w:pPr>
      <w:del w:id="182" w:author="Codex methodological revision" w:date="2026-07-16T15:03:00Z">
        <w:r>
          <w:rPr>
            <w:rFonts w:ascii="Times New Roman" w:hAnsi="Times New Roman"/>
            <w:sz w:val="24"/>
            <w:szCs w:val="24"/>
            <w:lang w:val="en-GB"/>
          </w:rPr>
          <w:delText>While forest owners generally prefer the state to pay them for biodiversity conservation,</w:delText>
        </w:r>
      </w:del>
      <w:ins w:id="183" w:author="Codex methodological revision" w:date="2026-07-16T15:03:00Z">
        <w:r>
          <w:rPr>
            <w:rFonts w:ascii="Times New Roman" w:hAnsi="Times New Roman"/>
            <w:sz w:val="24"/>
            <w:szCs w:val="24"/>
            <w:lang w:val="en-GB"/>
          </w:rPr>
          <w:t>While forest owners generally prefer public involvement in financing biodiversity conservation,</w:t>
        </w:r>
      </w:ins>
      <w:r>
        <w:rPr>
          <w:rFonts w:ascii="Times New Roman" w:hAnsi="Times New Roman"/>
          <w:sz w:val="24"/>
          <w:szCs w:val="24"/>
          <w:lang w:val="en-GB"/>
        </w:rPr>
        <w:t xml:space="preserve"> they do want to retain a certain level of control and involvement e.g. through monitoring. They express </w:t>
      </w:r>
      <w:r w:rsidRPr="00F803E3">
        <w:rPr>
          <w:rFonts w:ascii="Times New Roman" w:hAnsi="Times New Roman"/>
          <w:sz w:val="24"/>
          <w:szCs w:val="24"/>
          <w:lang w:val="en-GB"/>
        </w:rPr>
        <w:t>a clear preference for local monitoring involving both forest owners themselves but also external consultants (</w:t>
      </w:r>
      <w:r w:rsidRPr="00F803E3">
        <w:rPr>
          <w:rStyle w:val="apple-converted-space"/>
          <w:rFonts w:ascii="Times New Roman" w:eastAsiaTheme="majorEastAsia" w:hAnsi="Times New Roman"/>
          <w:i/>
          <w:iCs/>
          <w:sz w:val="24"/>
          <w:szCs w:val="24"/>
          <w:lang w:val="en-GB"/>
        </w:rPr>
        <w:fldChar w:fldCharType="begin"/>
      </w:r>
      <w:r w:rsidRPr="00F803E3">
        <w:rPr>
          <w:rStyle w:val="apple-converted-space"/>
          <w:rFonts w:ascii="Times New Roman" w:eastAsiaTheme="majorEastAsia" w:hAnsi="Times New Roman"/>
          <w:i/>
          <w:iCs/>
          <w:sz w:val="24"/>
          <w:szCs w:val="24"/>
          <w:lang w:val="en-GB"/>
        </w:rPr>
        <w:instrText xml:space="preserve"> REF _Ref208317082 \h  \* MERGEFORMAT </w:instrText>
      </w:r>
      <w:r w:rsidRPr="00F803E3">
        <w:rPr>
          <w:rStyle w:val="apple-converted-space"/>
          <w:rFonts w:ascii="Times New Roman" w:eastAsiaTheme="majorEastAsia" w:hAnsi="Times New Roman"/>
          <w:i/>
          <w:iCs/>
          <w:sz w:val="24"/>
          <w:szCs w:val="24"/>
          <w:lang w:val="en-GB"/>
        </w:rPr>
      </w:r>
      <w:r w:rsidRPr="00F803E3">
        <w:rPr>
          <w:rStyle w:val="apple-converted-space"/>
          <w:rFonts w:ascii="Times New Roman" w:eastAsiaTheme="majorEastAsia" w:hAnsi="Times New Roman"/>
          <w:i/>
          <w:iCs/>
          <w:sz w:val="24"/>
          <w:szCs w:val="24"/>
          <w:lang w:val="en-GB"/>
        </w:rPr>
        <w:fldChar w:fldCharType="separate"/>
      </w:r>
      <w:ins w:id="184" w:author="Nils Droste" w:date="2026-07-16T20:44:00Z" w16du:dateUtc="2026-07-16T18:44:00Z">
        <w:r w:rsidR="001C516A" w:rsidRPr="001C516A">
          <w:rPr>
            <w:rFonts w:ascii="Times New Roman" w:hAnsi="Times New Roman"/>
            <w:i/>
            <w:iCs/>
            <w:sz w:val="24"/>
            <w:szCs w:val="24"/>
            <w:rPrChange w:id="185" w:author="Nils Droste" w:date="2026-07-16T20:44:00Z" w16du:dateUtc="2026-07-16T18:44:00Z">
              <w:rPr>
                <w:i/>
                <w:iCs/>
                <w:sz w:val="18"/>
                <w:szCs w:val="18"/>
                <w:lang w:val="en-GB"/>
              </w:rPr>
            </w:rPrChange>
          </w:rPr>
          <w:t xml:space="preserve">Figure </w:t>
        </w:r>
        <w:r w:rsidR="001C516A" w:rsidRPr="001C516A">
          <w:rPr>
            <w:rFonts w:ascii="Times New Roman" w:hAnsi="Times New Roman"/>
            <w:i/>
            <w:iCs/>
            <w:noProof/>
            <w:sz w:val="24"/>
            <w:szCs w:val="24"/>
            <w:rPrChange w:id="186" w:author="Nils Droste" w:date="2026-07-16T20:44:00Z" w16du:dateUtc="2026-07-16T18:44:00Z">
              <w:rPr>
                <w:i/>
                <w:iCs/>
                <w:noProof/>
                <w:sz w:val="18"/>
                <w:szCs w:val="18"/>
                <w:lang w:val="en-GB"/>
              </w:rPr>
            </w:rPrChange>
          </w:rPr>
          <w:t>3</w:t>
        </w:r>
      </w:ins>
      <w:del w:id="187" w:author="Nils Droste" w:date="2026-07-16T20:44:00Z" w16du:dateUtc="2026-07-16T18:44:00Z">
        <w:r w:rsidRPr="00F803E3" w:rsidDel="001C516A">
          <w:rPr>
            <w:rFonts w:ascii="Times New Roman" w:hAnsi="Times New Roman"/>
            <w:i/>
            <w:iCs/>
            <w:sz w:val="24"/>
            <w:szCs w:val="24"/>
          </w:rPr>
          <w:delText xml:space="preserve">Figure </w:delText>
        </w:r>
        <w:r w:rsidRPr="00F803E3" w:rsidDel="001C516A">
          <w:rPr>
            <w:rFonts w:ascii="Times New Roman" w:hAnsi="Times New Roman"/>
            <w:i/>
            <w:iCs/>
            <w:noProof/>
            <w:sz w:val="24"/>
            <w:szCs w:val="24"/>
          </w:rPr>
          <w:delText>3</w:delText>
        </w:r>
      </w:del>
      <w:r w:rsidRPr="00F803E3">
        <w:rPr>
          <w:rStyle w:val="apple-converted-space"/>
          <w:rFonts w:ascii="Times New Roman" w:eastAsiaTheme="majorEastAsia" w:hAnsi="Times New Roman"/>
          <w:i/>
          <w:iCs/>
          <w:sz w:val="24"/>
          <w:szCs w:val="24"/>
          <w:lang w:val="en-GB"/>
        </w:rPr>
        <w:fldChar w:fldCharType="end"/>
      </w:r>
      <w:r>
        <w:rPr>
          <w:rStyle w:val="apple-converted-space"/>
          <w:rFonts w:ascii="Times New Roman" w:eastAsiaTheme="majorEastAsia" w:hAnsi="Times New Roman"/>
          <w:sz w:val="24"/>
          <w:szCs w:val="24"/>
          <w:lang w:val="en-GB"/>
        </w:rPr>
        <w:t xml:space="preserve">, </w:t>
      </w:r>
      <w:r w:rsidRPr="00F803E3">
        <w:rPr>
          <w:rStyle w:val="apple-converted-space"/>
          <w:rFonts w:ascii="Times New Roman" w:eastAsiaTheme="majorEastAsia" w:hAnsi="Times New Roman"/>
          <w:sz w:val="24"/>
          <w:szCs w:val="24"/>
          <w:lang w:val="en-GB"/>
        </w:rPr>
        <w:t>panel B)</w:t>
      </w:r>
      <w:r w:rsidRPr="00F803E3">
        <w:rPr>
          <w:rFonts w:ascii="Times New Roman" w:hAnsi="Times New Roman"/>
          <w:sz w:val="24"/>
          <w:szCs w:val="24"/>
          <w:lang w:val="en-GB"/>
        </w:rPr>
        <w:t xml:space="preserve">. As shown in </w:t>
      </w:r>
      <w:r w:rsidRPr="005E22E2">
        <w:rPr>
          <w:rStyle w:val="apple-converted-space"/>
          <w:rFonts w:ascii="Times New Roman" w:eastAsiaTheme="majorEastAsia" w:hAnsi="Times New Roman"/>
          <w:i/>
          <w:iCs/>
          <w:sz w:val="24"/>
          <w:szCs w:val="24"/>
          <w:lang w:val="en-GB"/>
        </w:rPr>
        <w:fldChar w:fldCharType="begin"/>
      </w:r>
      <w:r w:rsidRPr="005E22E2">
        <w:rPr>
          <w:rStyle w:val="apple-converted-space"/>
          <w:rFonts w:ascii="Times New Roman" w:eastAsiaTheme="majorEastAsia" w:hAnsi="Times New Roman"/>
          <w:i/>
          <w:iCs/>
          <w:sz w:val="24"/>
          <w:szCs w:val="24"/>
          <w:lang w:val="en-GB"/>
        </w:rPr>
        <w:instrText xml:space="preserve"> REF _Ref208317082 \h  \* MERGEFORMAT </w:instrText>
      </w:r>
      <w:r w:rsidRPr="005E22E2">
        <w:rPr>
          <w:rStyle w:val="apple-converted-space"/>
          <w:rFonts w:ascii="Times New Roman" w:eastAsiaTheme="majorEastAsia" w:hAnsi="Times New Roman"/>
          <w:i/>
          <w:iCs/>
          <w:sz w:val="24"/>
          <w:szCs w:val="24"/>
          <w:lang w:val="en-GB"/>
        </w:rPr>
      </w:r>
      <w:r w:rsidRPr="005E22E2">
        <w:rPr>
          <w:rStyle w:val="apple-converted-space"/>
          <w:rFonts w:ascii="Times New Roman" w:eastAsiaTheme="majorEastAsia" w:hAnsi="Times New Roman"/>
          <w:i/>
          <w:iCs/>
          <w:sz w:val="24"/>
          <w:szCs w:val="24"/>
          <w:lang w:val="en-GB"/>
        </w:rPr>
        <w:fldChar w:fldCharType="separate"/>
      </w:r>
      <w:ins w:id="188" w:author="Nils Droste" w:date="2026-07-16T20:44:00Z" w16du:dateUtc="2026-07-16T18:44:00Z">
        <w:r w:rsidR="001C516A" w:rsidRPr="001C516A">
          <w:rPr>
            <w:rFonts w:ascii="Times New Roman" w:hAnsi="Times New Roman"/>
            <w:i/>
            <w:iCs/>
            <w:sz w:val="24"/>
            <w:szCs w:val="24"/>
            <w:rPrChange w:id="189" w:author="Nils Droste" w:date="2026-07-16T20:44:00Z" w16du:dateUtc="2026-07-16T18:44:00Z">
              <w:rPr>
                <w:i/>
                <w:iCs/>
                <w:sz w:val="18"/>
                <w:szCs w:val="18"/>
                <w:lang w:val="en-GB"/>
              </w:rPr>
            </w:rPrChange>
          </w:rPr>
          <w:t xml:space="preserve">Figure </w:t>
        </w:r>
        <w:r w:rsidR="001C516A" w:rsidRPr="001C516A">
          <w:rPr>
            <w:rFonts w:ascii="Times New Roman" w:hAnsi="Times New Roman"/>
            <w:i/>
            <w:iCs/>
            <w:noProof/>
            <w:sz w:val="24"/>
            <w:szCs w:val="24"/>
            <w:rPrChange w:id="190" w:author="Nils Droste" w:date="2026-07-16T20:44:00Z" w16du:dateUtc="2026-07-16T18:44:00Z">
              <w:rPr>
                <w:i/>
                <w:iCs/>
                <w:noProof/>
                <w:sz w:val="18"/>
                <w:szCs w:val="18"/>
                <w:lang w:val="en-GB"/>
              </w:rPr>
            </w:rPrChange>
          </w:rPr>
          <w:t>3</w:t>
        </w:r>
      </w:ins>
      <w:del w:id="191" w:author="Nils Droste" w:date="2026-07-16T20:44:00Z" w16du:dateUtc="2026-07-16T18:44:00Z">
        <w:r w:rsidRPr="005E22E2" w:rsidDel="001C516A">
          <w:rPr>
            <w:rFonts w:ascii="Times New Roman" w:hAnsi="Times New Roman"/>
            <w:i/>
            <w:iCs/>
            <w:sz w:val="24"/>
            <w:szCs w:val="24"/>
          </w:rPr>
          <w:delText xml:space="preserve">Figure </w:delText>
        </w:r>
        <w:r w:rsidRPr="005E22E2" w:rsidDel="001C516A">
          <w:rPr>
            <w:rFonts w:ascii="Times New Roman" w:hAnsi="Times New Roman"/>
            <w:i/>
            <w:iCs/>
            <w:noProof/>
            <w:sz w:val="24"/>
            <w:szCs w:val="24"/>
          </w:rPr>
          <w:delText>3</w:delText>
        </w:r>
      </w:del>
      <w:r w:rsidRPr="005E22E2">
        <w:rPr>
          <w:rStyle w:val="apple-converted-space"/>
          <w:rFonts w:ascii="Times New Roman" w:eastAsiaTheme="majorEastAsia" w:hAnsi="Times New Roman"/>
          <w:i/>
          <w:iCs/>
          <w:sz w:val="24"/>
          <w:szCs w:val="24"/>
          <w:lang w:val="en-GB"/>
        </w:rPr>
        <w:fldChar w:fldCharType="end"/>
      </w:r>
      <w:r w:rsidRPr="00F803E3">
        <w:rPr>
          <w:rStyle w:val="apple-converted-space"/>
          <w:rFonts w:ascii="Times New Roman" w:eastAsiaTheme="majorEastAsia" w:hAnsi="Times New Roman"/>
          <w:sz w:val="24"/>
          <w:szCs w:val="24"/>
          <w:lang w:val="en-GB"/>
        </w:rPr>
        <w:t xml:space="preserve"> (panel D)</w:t>
      </w:r>
      <w:r w:rsidRPr="00F803E3">
        <w:rPr>
          <w:rFonts w:ascii="Times New Roman" w:hAnsi="Times New Roman"/>
          <w:sz w:val="24"/>
          <w:szCs w:val="24"/>
          <w:lang w:val="en-GB"/>
        </w:rPr>
        <w:t xml:space="preserve">, support for local monitoring is driven by a combination of desire for control, distrust in national authorities’ impartiality, and </w:t>
      </w:r>
      <w:r>
        <w:rPr>
          <w:rFonts w:ascii="Times New Roman" w:hAnsi="Times New Roman"/>
          <w:sz w:val="24"/>
          <w:szCs w:val="24"/>
          <w:lang w:val="en-GB"/>
        </w:rPr>
        <w:t xml:space="preserve">a </w:t>
      </w:r>
      <w:r w:rsidRPr="00F803E3">
        <w:rPr>
          <w:rFonts w:ascii="Times New Roman" w:hAnsi="Times New Roman"/>
          <w:sz w:val="24"/>
          <w:szCs w:val="24"/>
          <w:lang w:val="en-GB"/>
        </w:rPr>
        <w:t>wish for local participation.</w:t>
      </w:r>
      <w:r>
        <w:rPr>
          <w:rFonts w:ascii="Times New Roman" w:hAnsi="Times New Roman"/>
          <w:sz w:val="24"/>
          <w:szCs w:val="24"/>
          <w:lang w:val="en-GB"/>
        </w:rPr>
        <w:t xml:space="preserve"> </w:t>
      </w:r>
      <w:r w:rsidRPr="00F803E3">
        <w:rPr>
          <w:rFonts w:ascii="Times New Roman" w:hAnsi="Times New Roman"/>
          <w:sz w:val="24"/>
          <w:szCs w:val="24"/>
          <w:lang w:val="en-GB"/>
        </w:rPr>
        <w:t>The importance of this is indicated by the higher number of voluntary qualitative answers on explaining their reasons for monitoring preferences (n=497) compared to reasons for financing source preferences (n=283).</w:t>
      </w:r>
    </w:p>
    <w:p w14:paraId="0D1F557C" w14:textId="77777777" w:rsidR="00713E8E" w:rsidRDefault="00713E8E" w:rsidP="00F803E3">
      <w:pPr>
        <w:spacing w:after="120" w:line="276" w:lineRule="auto"/>
        <w:jc w:val="both"/>
        <w:rPr>
          <w:rFonts w:ascii="Times New Roman" w:hAnsi="Times New Roman"/>
          <w:sz w:val="24"/>
          <w:szCs w:val="24"/>
          <w:lang w:val="en-GB"/>
        </w:rPr>
      </w:pPr>
    </w:p>
    <w:p w14:paraId="40F1C328" w14:textId="77777777" w:rsidR="00EC2B63" w:rsidRPr="00EC2B63" w:rsidRDefault="00EC2B63" w:rsidP="00EC2B63">
      <w:pPr>
        <w:pStyle w:val="Heading2"/>
        <w:rPr>
          <w:rFonts w:ascii="Arial" w:hAnsi="Arial" w:cs="Arial"/>
          <w:color w:val="000000" w:themeColor="text1"/>
          <w:sz w:val="26"/>
          <w:szCs w:val="26"/>
          <w:lang w:val="en-GB"/>
        </w:rPr>
      </w:pPr>
      <w:r w:rsidRPr="00EC2B63">
        <w:rPr>
          <w:rFonts w:ascii="Arial" w:hAnsi="Arial" w:cs="Arial"/>
          <w:color w:val="000000" w:themeColor="text1"/>
          <w:sz w:val="26"/>
          <w:szCs w:val="26"/>
          <w:lang w:val="en-GB"/>
        </w:rPr>
        <w:t xml:space="preserve">Heterogenous preferences on payments, contract length, and bird diversity </w:t>
      </w:r>
    </w:p>
    <w:p w14:paraId="3107B5EA" w14:textId="23B5E0B1" w:rsidR="00C609E5" w:rsidRDefault="008378AF" w:rsidP="003D5665">
      <w:pPr>
        <w:pStyle w:val="Caption"/>
        <w:keepNext/>
        <w:spacing w:line="276" w:lineRule="auto"/>
        <w:jc w:val="both"/>
        <w:rPr>
          <w:rFonts w:ascii="Times New Roman" w:hAnsi="Times New Roman"/>
          <w:i w:val="0"/>
          <w:iCs w:val="0"/>
          <w:color w:val="auto"/>
          <w:sz w:val="24"/>
          <w:szCs w:val="24"/>
          <w:lang w:val="en-GB"/>
        </w:rPr>
      </w:pPr>
      <w:del w:id="192" w:author="Codex final RPL revision" w:date="2026-07-17T08:17:00Z">
        <w:r>
          <w:rPr>
            <w:rFonts w:ascii="Times New Roman" w:hAnsi="Times New Roman"/>
            <w:i w:val="0"/>
            <w:iCs w:val="0"/>
            <w:color w:val="auto"/>
            <w:sz w:val="24"/>
            <w:szCs w:val="24"/>
            <w:lang w:val="en-GB"/>
          </w:rPr>
          <w:delText>The Random Parameter Logit (RPL) model revealed significant heterogeneity in preferences for compensation, contract length, public financing and bird diversity. While forest owners on average prefer publicly financed biodiversity contracts on private land, we can observe that not all owners agree. Similarly, owners have divergent preferences for how long they are willing to commit to conservation contracts, how much money they would require, and their preferences regarding the result-based indicator bird diversity (Table 2). The RPL model produces larger absolute WTA estimates for several conservation activities compared with the MNL estimates in Table 1. But the broad substantive pattern remains largely unchanged. Rewetting and bird diversity remain comparatively costly, whereas functional buffer strips and increased tree-species variation remain among the most acceptable conservation measures. Thus, the RPL results reveal preference heterogeneity and greater uncertainty in the magnitude of compensation requirements, while leaving the main conclusions broadly unchanged. The increase in Rho-squared vs equal shares compared to the baseline MNL model improved model fit and indicates that the heterogeneity in these factors explains a substantial part of variation. This implies that more targeted policy designs could improve the effectiveness of conservation programmes.</w:delText>
        </w:r>
      </w:del>
      <w:ins w:id="193" w:author="Codex final RPL revision" w:date="2026-07-17T08:17:00Z">
        <w:r>
          <w:rPr>
            <w:rFonts w:ascii="Times New Roman" w:hAnsi="Times New Roman"/>
            <w:i w:val="0"/>
            <w:iCs w:val="0"/>
            <w:color w:val="auto"/>
            <w:sz w:val="24"/>
            <w:szCs w:val="24"/>
            <w:lang w:val="en-GB"/>
          </w:rPr>
          <w:t xml:space="preserve">The preferred Random Parameter Logit (RPL) model identified substantial heterogeneity in compensation, contract length, both financing alternatives, and five conservation measures (Table 2). All nine estimated random-parameter standard deviations had 95% confidence intervals excluding zero. The mean coefficient for public financing was positive (0.150, 95% CI [0.003, 0.298]), whereas the mean for blended public-private financing </w:t>
        </w:r>
        <w:r>
          <w:rPr>
            <w:rFonts w:ascii="Times New Roman" w:hAnsi="Times New Roman"/>
            <w:i w:val="0"/>
            <w:iCs w:val="0"/>
            <w:color w:val="auto"/>
            <w:sz w:val="24"/>
            <w:szCs w:val="24"/>
            <w:lang w:val="en-GB"/>
          </w:rPr>
          <w:lastRenderedPageBreak/>
          <w:t>was less precisely estimated (0.096, 95% CI [-0.071, 0.262]). Their direct difference was not statistically distinguishable from zero (public − blended = 0.055, robust SE = 0.078, p = 0.484), and the two random coefficients were strongly positively correlated (r = 0.914). Thus, the RPL supports a positive population mean for public-only financing and substantial financing heterogeneity, but does not establish a public-only preference over blended finance. Compared with the MNL, the RPL produced larger absolute WTA estimates for several conservation activities while retaining the broad substantive pattern: rewetting and bird diversity required comparatively greater compensation, whereas functional buffer strips and increased tree-species variation required less compensation than their respective deadwood reference activities. The improved adjusted rho-squared indicates that accounting for heterogeneity explains a substantial share of variation in choices and supports more targeted conservation-contract design.</w:t>
        </w:r>
      </w:ins>
    </w:p>
    <w:p w14:paraId="7C6DE1B4" w14:textId="7D4124F4" w:rsidR="00801A66" w:rsidRPr="00801A66" w:rsidRDefault="00801A66" w:rsidP="00801A66">
      <w:pPr>
        <w:pStyle w:val="Caption"/>
        <w:keepNext/>
        <w:spacing w:after="0" w:line="276" w:lineRule="auto"/>
        <w:jc w:val="both"/>
        <w:rPr>
          <w:rFonts w:ascii="Times New Roman" w:hAnsi="Times New Roman"/>
          <w:i w:val="0"/>
          <w:iCs w:val="0"/>
          <w:color w:val="auto"/>
          <w:sz w:val="20"/>
          <w:szCs w:val="20"/>
          <w:lang w:val="en-GB"/>
        </w:rPr>
      </w:pPr>
      <w:del w:id="194" w:author="Codex final RPL revision" w:date="2026-07-17T08:17:00Z">
        <w:r>
          <w:rPr>
            <w:rFonts w:ascii="Times New Roman" w:hAnsi="Times New Roman"/>
            <w:color w:val="auto"/>
            <w:sz w:val="20"/>
            <w:szCs w:val="20"/>
          </w:rPr>
          <w:delText>Table 2: Results from the random parameter logit (RPL) model. WTA values are reported in USD ha-1yr-1(converted from SEK using the 2024 Riksbanken annual exchange rate. Statistically significant estimates (95% confidence intervals excluding zero) are show in bold.</w:delText>
        </w:r>
      </w:del>
      <w:ins w:id="195" w:author="Codex final RPL revision" w:date="2026-07-17T08:17:00Z">
        <w:r>
          <w:rPr>
            <w:rFonts w:ascii="Times New Roman" w:hAnsi="Times New Roman"/>
            <w:color w:val="auto"/>
            <w:sz w:val="20"/>
            <w:szCs w:val="20"/>
          </w:rPr>
          <w:t>Table 2: Results from the preferred random parameter logit (RPL) model. Compensation coefficients are reported per SEK 1,000; all other coefficient estimates are in utility units. WTA values are reported in USD ha⁻¹ yr⁻¹ (converted from SEK using the 2024 Riksbanken annual exchange rate of 10.56 SEK/USD) and are evaluated at the population mean of the positive lognormal compensation coefficient. Robust delta-method 95% confidence intervals incorporate uncertainty in both the attribute and compensation parameters. Public-only and blended-financing random coefficients were correlated (estimated r = 0.914). Statistically significant coefficient estimates (95% confidence intervals excluding zero) are shown in bold.</w:t>
        </w:r>
      </w:ins>
    </w:p>
    <w:tbl>
      <w:tblPr>
        <w:tblW w:w="8700" w:type="dxa"/>
        <w:tblCellSpacing w:w="15" w:type="dxa"/>
        <w:tblLayout w:type="fixed"/>
        <w:tblCellMar>
          <w:top w:w="15" w:type="dxa"/>
          <w:left w:w="15" w:type="dxa"/>
          <w:bottom w:w="15" w:type="dxa"/>
          <w:right w:w="15" w:type="dxa"/>
        </w:tblCellMar>
        <w:tblLook w:val="04A0" w:firstRow="1" w:lastRow="0" w:firstColumn="1" w:lastColumn="0" w:noHBand="0" w:noVBand="1"/>
        <w:tblPrChange w:id="196" w:author="Nils Droste" w:date="2026-07-17T20:32:00Z" w16du:dateUtc="2026-07-17T18:32:00Z">
          <w:tblPr>
            <w:tblW w:w="8700" w:type="dxa"/>
            <w:tblCellSpacing w:w="15" w:type="dxa"/>
            <w:tblLayout w:type="fixed"/>
            <w:tblCellMar>
              <w:top w:w="15" w:type="dxa"/>
              <w:left w:w="15" w:type="dxa"/>
              <w:bottom w:w="15" w:type="dxa"/>
              <w:right w:w="15" w:type="dxa"/>
            </w:tblCellMar>
            <w:tblLook w:val="04A0" w:firstRow="1" w:lastRow="0" w:firstColumn="1" w:lastColumn="0" w:noHBand="0" w:noVBand="1"/>
          </w:tblPr>
        </w:tblPrChange>
      </w:tblPr>
      <w:tblGrid>
        <w:gridCol w:w="3510"/>
        <w:gridCol w:w="825"/>
        <w:gridCol w:w="1425"/>
        <w:gridCol w:w="741"/>
        <w:gridCol w:w="2199"/>
        <w:tblGridChange w:id="197">
          <w:tblGrid>
            <w:gridCol w:w="3276"/>
            <w:gridCol w:w="234"/>
            <w:gridCol w:w="825"/>
            <w:gridCol w:w="912"/>
            <w:gridCol w:w="513"/>
            <w:gridCol w:w="741"/>
            <w:gridCol w:w="2199"/>
          </w:tblGrid>
        </w:tblGridChange>
      </w:tblGrid>
      <w:tr w:rsidR="00801A66" w:rsidRPr="00801A66" w14:paraId="37FBB175" w14:textId="77777777" w:rsidTr="00B26420">
        <w:trPr>
          <w:trHeight w:val="340"/>
          <w:tblHeader/>
          <w:tblCellSpacing w:w="15" w:type="dxa"/>
          <w:trPrChange w:id="198" w:author="Nils Droste" w:date="2026-07-17T20:32:00Z" w16du:dateUtc="2026-07-17T18:32:00Z">
            <w:trPr>
              <w:trHeight w:val="340"/>
              <w:tblHeader/>
              <w:tblCellSpacing w:w="15" w:type="dxa"/>
            </w:trPr>
          </w:trPrChange>
        </w:trPr>
        <w:tc>
          <w:tcPr>
            <w:tcW w:w="3465" w:type="dxa"/>
            <w:tcBorders>
              <w:bottom w:val="thinThickLargeGap" w:sz="24" w:space="0" w:color="auto"/>
            </w:tcBorders>
            <w:vAlign w:val="center"/>
            <w:hideMark/>
            <w:tcPrChange w:id="199" w:author="Nils Droste" w:date="2026-07-17T20:32:00Z" w16du:dateUtc="2026-07-17T18:32:00Z">
              <w:tcPr>
                <w:tcW w:w="3231" w:type="dxa"/>
                <w:tcBorders>
                  <w:bottom w:val="thinThickLargeGap" w:sz="24" w:space="0" w:color="auto"/>
                </w:tcBorders>
                <w:vAlign w:val="center"/>
                <w:hideMark/>
              </w:tcPr>
            </w:tcPrChange>
          </w:tcPr>
          <w:p w14:paraId="1E78B180" w14:textId="77777777" w:rsidR="00801A66" w:rsidRPr="00801A66" w:rsidRDefault="00801A66" w:rsidP="00013060">
            <w:pPr>
              <w:rPr>
                <w:rFonts w:ascii="Times New Roman" w:hAnsi="Times New Roman"/>
                <w:sz w:val="20"/>
                <w:lang w:val="en-GB"/>
              </w:rPr>
            </w:pPr>
            <w:r w:rsidRPr="00801A66">
              <w:rPr>
                <w:rFonts w:ascii="Times New Roman" w:hAnsi="Times New Roman"/>
                <w:sz w:val="20"/>
                <w:lang w:val="en-GB"/>
              </w:rPr>
              <w:t>Parameter</w:t>
            </w:r>
          </w:p>
        </w:tc>
        <w:tc>
          <w:tcPr>
            <w:tcW w:w="795" w:type="dxa"/>
            <w:tcBorders>
              <w:bottom w:val="thinThickLargeGap" w:sz="24" w:space="0" w:color="auto"/>
            </w:tcBorders>
            <w:vAlign w:val="center"/>
            <w:hideMark/>
            <w:tcPrChange w:id="200" w:author="Nils Droste" w:date="2026-07-17T20:32:00Z" w16du:dateUtc="2026-07-17T18:32:00Z">
              <w:tcPr>
                <w:tcW w:w="1029" w:type="dxa"/>
                <w:gridSpan w:val="2"/>
                <w:tcBorders>
                  <w:bottom w:val="thinThickLargeGap" w:sz="24" w:space="0" w:color="auto"/>
                </w:tcBorders>
                <w:vAlign w:val="center"/>
                <w:hideMark/>
              </w:tcPr>
            </w:tcPrChange>
          </w:tcPr>
          <w:p w14:paraId="173E3FC3" w14:textId="77777777" w:rsidR="00801A66" w:rsidRPr="00801A66" w:rsidRDefault="00801A66" w:rsidP="00013060">
            <w:pPr>
              <w:ind w:left="-29" w:right="-27"/>
              <w:jc w:val="right"/>
              <w:rPr>
                <w:rFonts w:ascii="Times New Roman" w:hAnsi="Times New Roman"/>
                <w:sz w:val="20"/>
                <w:lang w:val="en-GB"/>
              </w:rPr>
            </w:pPr>
            <w:r w:rsidRPr="00801A66">
              <w:rPr>
                <w:rFonts w:ascii="Times New Roman" w:hAnsi="Times New Roman"/>
                <w:sz w:val="20"/>
                <w:lang w:val="en-GB"/>
              </w:rPr>
              <w:t>Estimate</w:t>
            </w:r>
          </w:p>
        </w:tc>
        <w:tc>
          <w:tcPr>
            <w:tcW w:w="1395" w:type="dxa"/>
            <w:tcBorders>
              <w:bottom w:val="thinThickLargeGap" w:sz="24" w:space="0" w:color="auto"/>
            </w:tcBorders>
            <w:vAlign w:val="center"/>
            <w:hideMark/>
            <w:tcPrChange w:id="201" w:author="Nils Droste" w:date="2026-07-17T20:32:00Z" w16du:dateUtc="2026-07-17T18:32:00Z">
              <w:tcPr>
                <w:tcW w:w="882" w:type="dxa"/>
                <w:tcBorders>
                  <w:bottom w:val="thinThickLargeGap" w:sz="24" w:space="0" w:color="auto"/>
                </w:tcBorders>
                <w:vAlign w:val="center"/>
                <w:hideMark/>
              </w:tcPr>
            </w:tcPrChange>
          </w:tcPr>
          <w:p w14:paraId="4A20E186"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95 % CI</w:t>
            </w:r>
          </w:p>
        </w:tc>
        <w:tc>
          <w:tcPr>
            <w:tcW w:w="711" w:type="dxa"/>
            <w:tcBorders>
              <w:bottom w:val="thinThickLargeGap" w:sz="24" w:space="0" w:color="auto"/>
            </w:tcBorders>
            <w:vAlign w:val="center"/>
            <w:hideMark/>
            <w:tcPrChange w:id="202" w:author="Nils Droste" w:date="2026-07-17T20:32:00Z" w16du:dateUtc="2026-07-17T18:32:00Z">
              <w:tcPr>
                <w:tcW w:w="1224" w:type="dxa"/>
                <w:gridSpan w:val="2"/>
                <w:tcBorders>
                  <w:bottom w:val="thinThickLargeGap" w:sz="24" w:space="0" w:color="auto"/>
                </w:tcBorders>
                <w:vAlign w:val="center"/>
                <w:hideMark/>
              </w:tcPr>
            </w:tcPrChange>
          </w:tcPr>
          <w:p w14:paraId="6A78A8AB" w14:textId="77777777" w:rsidR="00801A66" w:rsidRPr="00801A66" w:rsidRDefault="00801A66" w:rsidP="00013060">
            <w:pPr>
              <w:jc w:val="right"/>
              <w:rPr>
                <w:rFonts w:ascii="Times New Roman" w:hAnsi="Times New Roman"/>
                <w:sz w:val="20"/>
                <w:lang w:val="en-GB"/>
              </w:rPr>
            </w:pPr>
            <w:r w:rsidRPr="00801A66">
              <w:rPr>
                <w:rFonts w:ascii="Times New Roman" w:hAnsi="Times New Roman"/>
                <w:sz w:val="20"/>
                <w:lang w:val="en-GB"/>
              </w:rPr>
              <w:t>WTA</w:t>
            </w:r>
          </w:p>
        </w:tc>
        <w:tc>
          <w:tcPr>
            <w:tcW w:w="2154" w:type="dxa"/>
            <w:tcBorders>
              <w:bottom w:val="thinThickLargeGap" w:sz="24" w:space="0" w:color="auto"/>
            </w:tcBorders>
            <w:vAlign w:val="center"/>
            <w:hideMark/>
            <w:tcPrChange w:id="203" w:author="Nils Droste" w:date="2026-07-17T20:32:00Z" w16du:dateUtc="2026-07-17T18:32:00Z">
              <w:tcPr>
                <w:tcW w:w="2154" w:type="dxa"/>
                <w:tcBorders>
                  <w:bottom w:val="thinThickLargeGap" w:sz="24" w:space="0" w:color="auto"/>
                </w:tcBorders>
                <w:vAlign w:val="center"/>
                <w:hideMark/>
              </w:tcPr>
            </w:tcPrChange>
          </w:tcPr>
          <w:p w14:paraId="31EBA3E7" w14:textId="77777777" w:rsidR="00801A66" w:rsidRPr="00801A66" w:rsidRDefault="00801A66" w:rsidP="00013060">
            <w:pPr>
              <w:ind w:left="1304" w:hanging="1304"/>
              <w:jc w:val="right"/>
              <w:rPr>
                <w:rFonts w:ascii="Times New Roman" w:hAnsi="Times New Roman"/>
                <w:sz w:val="20"/>
                <w:lang w:val="en-GB"/>
              </w:rPr>
            </w:pPr>
            <w:r w:rsidRPr="00801A66">
              <w:rPr>
                <w:rFonts w:ascii="Times New Roman" w:hAnsi="Times New Roman"/>
                <w:sz w:val="20"/>
                <w:lang w:val="en-GB"/>
              </w:rPr>
              <w:t>95 % CI</w:t>
            </w:r>
          </w:p>
        </w:tc>
      </w:tr>
      <w:tr w:rsidR="00801A66" w:rsidRPr="00801A66" w14:paraId="5319BEC0" w14:textId="77777777" w:rsidTr="00B26420">
        <w:trPr>
          <w:trHeight w:val="283"/>
          <w:tblCellSpacing w:w="15" w:type="dxa"/>
          <w:trPrChange w:id="204" w:author="Nils Droste" w:date="2026-07-17T20:32:00Z" w16du:dateUtc="2026-07-17T18:32:00Z">
            <w:trPr>
              <w:trHeight w:val="283"/>
              <w:tblCellSpacing w:w="15" w:type="dxa"/>
            </w:trPr>
          </w:trPrChange>
        </w:trPr>
        <w:tc>
          <w:tcPr>
            <w:tcW w:w="3465" w:type="dxa"/>
            <w:vAlign w:val="center"/>
            <w:tcPrChange w:id="205" w:author="Nils Droste" w:date="2026-07-17T20:32:00Z" w16du:dateUtc="2026-07-17T18:32:00Z">
              <w:tcPr>
                <w:tcW w:w="3231" w:type="dxa"/>
                <w:vAlign w:val="center"/>
              </w:tcPr>
            </w:tcPrChange>
          </w:tcPr>
          <w:p w14:paraId="2712CD89" w14:textId="77777777" w:rsidR="00A37AF7" w:rsidRDefault="00405167">
            <w:pPr>
              <w:rPr>
                <w:rFonts w:ascii="Times New Roman" w:hAnsi="Times New Roman"/>
                <w:color w:val="000000" w:themeColor="text1"/>
                <w:sz w:val="20"/>
                <w:lang w:val="en-GB"/>
              </w:rPr>
            </w:pPr>
            <w:del w:id="206" w:author="Codex final RPL revision" w:date="2026-07-17T08:17:00Z">
              <w:r>
                <w:rPr>
                  <w:rFonts w:ascii="Times New Roman" w:hAnsi="Times New Roman"/>
                  <w:sz w:val="20"/>
                </w:rPr>
                <w:delText>Alternative Specific Constant – No scheme</w:delText>
              </w:r>
            </w:del>
            <w:ins w:id="207" w:author="Codex final RPL revision" w:date="2026-07-17T08:17:00Z">
              <w:r>
                <w:rPr>
                  <w:rFonts w:ascii="Times New Roman" w:hAnsi="Times New Roman"/>
                  <w:sz w:val="20"/>
                </w:rPr>
                <w:t>Alternative-specific constant</w:t>
              </w:r>
            </w:ins>
          </w:p>
        </w:tc>
        <w:tc>
          <w:tcPr>
            <w:tcW w:w="795" w:type="dxa"/>
            <w:vAlign w:val="center"/>
            <w:tcPrChange w:id="208" w:author="Nils Droste" w:date="2026-07-17T20:32:00Z" w16du:dateUtc="2026-07-17T18:32:00Z">
              <w:tcPr>
                <w:tcW w:w="1029" w:type="dxa"/>
                <w:gridSpan w:val="2"/>
                <w:vAlign w:val="center"/>
              </w:tcPr>
            </w:tcPrChange>
          </w:tcPr>
          <w:p w14:paraId="1763D837" w14:textId="77777777" w:rsidR="00A37AF7" w:rsidRDefault="00405167">
            <w:pPr>
              <w:jc w:val="right"/>
              <w:rPr>
                <w:rFonts w:ascii="Times New Roman" w:hAnsi="Times New Roman"/>
                <w:color w:val="000000" w:themeColor="text1"/>
                <w:sz w:val="20"/>
                <w:lang w:val="en-GB"/>
              </w:rPr>
            </w:pPr>
            <w:del w:id="209" w:author="Codex final RPL revision" w:date="2026-07-17T08:17:00Z">
              <w:r>
                <w:rPr>
                  <w:rFonts w:ascii="Times New Roman" w:hAnsi="Times New Roman"/>
                  <w:color w:val="000000" w:themeColor="text1"/>
                  <w:sz w:val="20"/>
                  <w:lang w:val="en-GB"/>
                </w:rPr>
                <w:delText>-0.0607</w:delText>
              </w:r>
            </w:del>
            <w:ins w:id="210" w:author="Codex final RPL revision" w:date="2026-07-17T08:17:00Z">
              <w:r>
                <w:rPr>
                  <w:rFonts w:ascii="Times New Roman" w:hAnsi="Times New Roman"/>
                  <w:color w:val="000000" w:themeColor="text1"/>
                  <w:sz w:val="20"/>
                  <w:lang w:val="en-GB"/>
                </w:rPr>
                <w:t>0.078</w:t>
              </w:r>
            </w:ins>
          </w:p>
        </w:tc>
        <w:tc>
          <w:tcPr>
            <w:tcW w:w="1395" w:type="dxa"/>
            <w:vAlign w:val="center"/>
            <w:tcPrChange w:id="211" w:author="Nils Droste" w:date="2026-07-17T20:32:00Z" w16du:dateUtc="2026-07-17T18:32:00Z">
              <w:tcPr>
                <w:tcW w:w="882" w:type="dxa"/>
                <w:vAlign w:val="center"/>
              </w:tcPr>
            </w:tcPrChange>
          </w:tcPr>
          <w:p w14:paraId="6C6A687B" w14:textId="77777777" w:rsidR="00A37AF7" w:rsidRDefault="00405167">
            <w:pPr>
              <w:jc w:val="right"/>
              <w:rPr>
                <w:rFonts w:ascii="Times New Roman" w:hAnsi="Times New Roman"/>
                <w:color w:val="000000" w:themeColor="text1"/>
                <w:sz w:val="20"/>
                <w:lang w:val="en-GB"/>
              </w:rPr>
            </w:pPr>
            <w:del w:id="212" w:author="Codex final RPL revision" w:date="2026-07-17T08:17:00Z">
              <w:r>
                <w:rPr>
                  <w:rFonts w:ascii="Times New Roman" w:hAnsi="Times New Roman"/>
                  <w:sz w:val="20"/>
                  <w:lang w:val="en-GB"/>
                </w:rPr>
                <w:delText>[-0.2391, 0.1177]</w:delText>
              </w:r>
            </w:del>
            <w:ins w:id="213" w:author="Codex final RPL revision" w:date="2026-07-17T08:17:00Z">
              <w:r>
                <w:rPr>
                  <w:rFonts w:ascii="Times New Roman" w:hAnsi="Times New Roman"/>
                  <w:sz w:val="20"/>
                  <w:lang w:val="en-GB"/>
                </w:rPr>
                <w:t>[-0.158, 0.314]</w:t>
              </w:r>
            </w:ins>
          </w:p>
        </w:tc>
        <w:tc>
          <w:tcPr>
            <w:tcW w:w="711" w:type="dxa"/>
            <w:vAlign w:val="center"/>
            <w:tcPrChange w:id="214" w:author="Nils Droste" w:date="2026-07-17T20:32:00Z" w16du:dateUtc="2026-07-17T18:32:00Z">
              <w:tcPr>
                <w:tcW w:w="1224" w:type="dxa"/>
                <w:gridSpan w:val="2"/>
                <w:vAlign w:val="center"/>
              </w:tcPr>
            </w:tcPrChange>
          </w:tcPr>
          <w:p w14:paraId="493720DB" w14:textId="77777777" w:rsidR="00A37AF7" w:rsidRDefault="00A37AF7">
            <w:pPr>
              <w:jc w:val="right"/>
              <w:rPr>
                <w:rFonts w:ascii="Times New Roman" w:hAnsi="Times New Roman"/>
                <w:color w:val="000000" w:themeColor="text1"/>
                <w:sz w:val="20"/>
                <w:lang w:val="en-GB"/>
              </w:rPr>
            </w:pPr>
          </w:p>
        </w:tc>
        <w:tc>
          <w:tcPr>
            <w:tcW w:w="2154" w:type="dxa"/>
            <w:vAlign w:val="center"/>
            <w:tcPrChange w:id="215" w:author="Nils Droste" w:date="2026-07-17T20:32:00Z" w16du:dateUtc="2026-07-17T18:32:00Z">
              <w:tcPr>
                <w:tcW w:w="2154" w:type="dxa"/>
                <w:vAlign w:val="center"/>
              </w:tcPr>
            </w:tcPrChange>
          </w:tcPr>
          <w:p w14:paraId="62F45A3B" w14:textId="77777777" w:rsidR="00A37AF7" w:rsidRDefault="00A37AF7">
            <w:pPr>
              <w:ind w:left="1304" w:hanging="1304"/>
              <w:jc w:val="right"/>
              <w:rPr>
                <w:rFonts w:ascii="Times New Roman" w:hAnsi="Times New Roman"/>
                <w:color w:val="000000" w:themeColor="text1"/>
                <w:sz w:val="20"/>
                <w:lang w:val="en-GB"/>
              </w:rPr>
            </w:pPr>
          </w:p>
        </w:tc>
      </w:tr>
      <w:tr w:rsidR="00801A66" w:rsidRPr="00801A66" w14:paraId="0EB85C9D" w14:textId="77777777" w:rsidTr="00B26420">
        <w:trPr>
          <w:trHeight w:val="283"/>
          <w:tblCellSpacing w:w="15" w:type="dxa"/>
          <w:trPrChange w:id="216" w:author="Nils Droste" w:date="2026-07-17T20:32:00Z" w16du:dateUtc="2026-07-17T18:32:00Z">
            <w:trPr>
              <w:trHeight w:val="283"/>
              <w:tblCellSpacing w:w="15" w:type="dxa"/>
            </w:trPr>
          </w:trPrChange>
        </w:trPr>
        <w:tc>
          <w:tcPr>
            <w:tcW w:w="3465" w:type="dxa"/>
            <w:vAlign w:val="center"/>
            <w:tcPrChange w:id="217" w:author="Nils Droste" w:date="2026-07-17T20:32:00Z" w16du:dateUtc="2026-07-17T18:32:00Z">
              <w:tcPr>
                <w:tcW w:w="3231" w:type="dxa"/>
                <w:vAlign w:val="center"/>
              </w:tcPr>
            </w:tcPrChange>
          </w:tcPr>
          <w:p w14:paraId="5336801F" w14:textId="77777777" w:rsidR="00A37AF7" w:rsidRPr="00B26420" w:rsidRDefault="00405167">
            <w:pPr>
              <w:rPr>
                <w:rFonts w:ascii="Times New Roman" w:hAnsi="Times New Roman"/>
                <w:b/>
                <w:bCs/>
                <w:color w:val="000000" w:themeColor="text1"/>
                <w:sz w:val="20"/>
                <w:lang w:val="en-GB"/>
              </w:rPr>
            </w:pPr>
            <w:del w:id="218" w:author="Codex final RPL revision" w:date="2026-07-17T08:17:00Z">
              <w:r w:rsidRPr="00B26420">
                <w:rPr>
                  <w:rFonts w:ascii="Times New Roman" w:hAnsi="Times New Roman"/>
                  <w:b/>
                  <w:bCs/>
                  <w:color w:val="000000" w:themeColor="text1"/>
                  <w:sz w:val="20"/>
                  <w:lang w:val="en-GB"/>
                </w:rPr>
                <w:delText>Standard deviation – Compensation</w:delText>
              </w:r>
            </w:del>
            <w:ins w:id="219" w:author="Codex final RPL revision" w:date="2026-07-17T08:17:00Z">
              <w:r w:rsidRPr="00B26420">
                <w:rPr>
                  <w:rFonts w:ascii="Times New Roman" w:hAnsi="Times New Roman"/>
                  <w:b/>
                  <w:bCs/>
                  <w:color w:val="000000" w:themeColor="text1"/>
                  <w:sz w:val="20"/>
                  <w:lang w:val="en-GB"/>
                  <w:rPrChange w:id="220" w:author="Nils Droste" w:date="2026-07-17T20:32:00Z" w16du:dateUtc="2026-07-17T18:32:00Z">
                    <w:rPr>
                      <w:rFonts w:ascii="Times New Roman" w:hAnsi="Times New Roman"/>
                      <w:color w:val="000000" w:themeColor="text1"/>
                      <w:sz w:val="20"/>
                      <w:lang w:val="en-GB"/>
                    </w:rPr>
                  </w:rPrChange>
                </w:rPr>
                <w:t>Compensation (per SEK 1,000)</w:t>
              </w:r>
            </w:ins>
          </w:p>
        </w:tc>
        <w:tc>
          <w:tcPr>
            <w:tcW w:w="795" w:type="dxa"/>
            <w:vAlign w:val="center"/>
            <w:tcPrChange w:id="221" w:author="Nils Droste" w:date="2026-07-17T20:32:00Z" w16du:dateUtc="2026-07-17T18:32:00Z">
              <w:tcPr>
                <w:tcW w:w="1029" w:type="dxa"/>
                <w:gridSpan w:val="2"/>
                <w:vAlign w:val="center"/>
              </w:tcPr>
            </w:tcPrChange>
          </w:tcPr>
          <w:p w14:paraId="6CDDF44F" w14:textId="77777777" w:rsidR="00A37AF7" w:rsidRDefault="00405167">
            <w:pPr>
              <w:jc w:val="right"/>
              <w:rPr>
                <w:rFonts w:ascii="Times New Roman" w:hAnsi="Times New Roman"/>
                <w:b/>
                <w:bCs/>
                <w:color w:val="000000" w:themeColor="text1"/>
                <w:sz w:val="20"/>
                <w:lang w:val="en-GB"/>
              </w:rPr>
            </w:pPr>
            <w:del w:id="222" w:author="Codex final RPL revision" w:date="2026-07-17T08:17:00Z">
              <w:r>
                <w:rPr>
                  <w:rFonts w:ascii="Times New Roman" w:hAnsi="Times New Roman"/>
                  <w:b/>
                  <w:bCs/>
                  <w:color w:val="000000" w:themeColor="text1"/>
                  <w:sz w:val="20"/>
                  <w:lang w:val="en-GB"/>
                </w:rPr>
                <w:delText>0.0005</w:delText>
              </w:r>
            </w:del>
            <w:ins w:id="223" w:author="Codex final RPL revision" w:date="2026-07-17T08:17:00Z">
              <w:r>
                <w:rPr>
                  <w:rFonts w:ascii="Times New Roman" w:hAnsi="Times New Roman"/>
                  <w:b/>
                  <w:bCs/>
                  <w:color w:val="000000" w:themeColor="text1"/>
                  <w:sz w:val="20"/>
                  <w:lang w:val="en-GB"/>
                </w:rPr>
                <w:t>0.467</w:t>
              </w:r>
            </w:ins>
          </w:p>
        </w:tc>
        <w:tc>
          <w:tcPr>
            <w:tcW w:w="1395" w:type="dxa"/>
            <w:vAlign w:val="center"/>
            <w:tcPrChange w:id="224" w:author="Nils Droste" w:date="2026-07-17T20:32:00Z" w16du:dateUtc="2026-07-17T18:32:00Z">
              <w:tcPr>
                <w:tcW w:w="882" w:type="dxa"/>
                <w:vAlign w:val="center"/>
              </w:tcPr>
            </w:tcPrChange>
          </w:tcPr>
          <w:p w14:paraId="19F26CBE" w14:textId="77777777" w:rsidR="00A37AF7" w:rsidRDefault="00405167">
            <w:pPr>
              <w:jc w:val="right"/>
              <w:rPr>
                <w:rFonts w:ascii="Times New Roman" w:hAnsi="Times New Roman"/>
                <w:b/>
                <w:bCs/>
                <w:color w:val="000000" w:themeColor="text1"/>
                <w:sz w:val="20"/>
                <w:lang w:val="en-GB"/>
              </w:rPr>
            </w:pPr>
            <w:del w:id="225" w:author="Codex final RPL revision" w:date="2026-07-17T08:17:00Z">
              <w:r>
                <w:rPr>
                  <w:rFonts w:ascii="Times New Roman" w:hAnsi="Times New Roman"/>
                  <w:b/>
                  <w:bCs/>
                  <w:sz w:val="20"/>
                  <w:lang w:val="en-GB"/>
                </w:rPr>
                <w:delText>[0.0004, 0.0006]</w:delText>
              </w:r>
            </w:del>
            <w:ins w:id="226" w:author="Codex final RPL revision" w:date="2026-07-17T08:17:00Z">
              <w:r>
                <w:rPr>
                  <w:rFonts w:ascii="Times New Roman" w:hAnsi="Times New Roman"/>
                  <w:b/>
                  <w:bCs/>
                  <w:sz w:val="20"/>
                  <w:lang w:val="en-GB"/>
                </w:rPr>
                <w:t>[0.379, 0.556]</w:t>
              </w:r>
            </w:ins>
          </w:p>
        </w:tc>
        <w:tc>
          <w:tcPr>
            <w:tcW w:w="711" w:type="dxa"/>
            <w:vAlign w:val="center"/>
            <w:tcPrChange w:id="227" w:author="Nils Droste" w:date="2026-07-17T20:32:00Z" w16du:dateUtc="2026-07-17T18:32:00Z">
              <w:tcPr>
                <w:tcW w:w="1224" w:type="dxa"/>
                <w:gridSpan w:val="2"/>
                <w:vAlign w:val="center"/>
              </w:tcPr>
            </w:tcPrChange>
          </w:tcPr>
          <w:p w14:paraId="04427A09" w14:textId="77777777" w:rsidR="00A37AF7" w:rsidRDefault="00A37AF7">
            <w:pPr>
              <w:jc w:val="right"/>
              <w:rPr>
                <w:rFonts w:ascii="Times New Roman" w:hAnsi="Times New Roman"/>
                <w:b/>
                <w:bCs/>
                <w:color w:val="000000" w:themeColor="text1"/>
                <w:sz w:val="20"/>
                <w:lang w:val="en-GB"/>
              </w:rPr>
            </w:pPr>
          </w:p>
        </w:tc>
        <w:tc>
          <w:tcPr>
            <w:tcW w:w="2154" w:type="dxa"/>
            <w:vAlign w:val="center"/>
            <w:tcPrChange w:id="228" w:author="Nils Droste" w:date="2026-07-17T20:32:00Z" w16du:dateUtc="2026-07-17T18:32:00Z">
              <w:tcPr>
                <w:tcW w:w="2154" w:type="dxa"/>
                <w:vAlign w:val="center"/>
              </w:tcPr>
            </w:tcPrChange>
          </w:tcPr>
          <w:p w14:paraId="055069EA" w14:textId="77777777" w:rsidR="00A37AF7" w:rsidRDefault="00A37AF7">
            <w:pPr>
              <w:ind w:left="1304" w:hanging="1304"/>
              <w:jc w:val="right"/>
              <w:rPr>
                <w:rFonts w:ascii="Times New Roman" w:hAnsi="Times New Roman"/>
                <w:b/>
                <w:bCs/>
                <w:color w:val="000000" w:themeColor="text1"/>
                <w:sz w:val="20"/>
                <w:lang w:val="en-GB"/>
              </w:rPr>
            </w:pPr>
          </w:p>
        </w:tc>
      </w:tr>
      <w:tr w:rsidR="00801A66" w:rsidRPr="00801A66" w14:paraId="00AFBB11" w14:textId="77777777" w:rsidTr="00B26420">
        <w:trPr>
          <w:trHeight w:val="283"/>
          <w:tblCellSpacing w:w="15" w:type="dxa"/>
          <w:trPrChange w:id="229" w:author="Nils Droste" w:date="2026-07-17T20:32:00Z" w16du:dateUtc="2026-07-17T18:32:00Z">
            <w:trPr>
              <w:trHeight w:val="283"/>
              <w:tblCellSpacing w:w="15" w:type="dxa"/>
            </w:trPr>
          </w:trPrChange>
        </w:trPr>
        <w:tc>
          <w:tcPr>
            <w:tcW w:w="3465" w:type="dxa"/>
            <w:vAlign w:val="center"/>
            <w:hideMark/>
            <w:tcPrChange w:id="230" w:author="Nils Droste" w:date="2026-07-17T20:32:00Z" w16du:dateUtc="2026-07-17T18:32:00Z">
              <w:tcPr>
                <w:tcW w:w="3231" w:type="dxa"/>
                <w:vAlign w:val="center"/>
                <w:hideMark/>
              </w:tcPr>
            </w:tcPrChange>
          </w:tcPr>
          <w:p w14:paraId="78FBE3C9" w14:textId="77777777" w:rsidR="00A37AF7" w:rsidRPr="00B26420" w:rsidRDefault="00405167">
            <w:pPr>
              <w:rPr>
                <w:rFonts w:ascii="Times New Roman" w:hAnsi="Times New Roman"/>
                <w:b/>
                <w:bCs/>
                <w:color w:val="000000" w:themeColor="text1"/>
                <w:sz w:val="20"/>
                <w:lang w:val="en-GB"/>
              </w:rPr>
            </w:pPr>
            <w:del w:id="231" w:author="Codex final RPL revision" w:date="2026-07-17T08:17:00Z">
              <w:r w:rsidRPr="00B26420">
                <w:rPr>
                  <w:rFonts w:ascii="Times New Roman" w:hAnsi="Times New Roman"/>
                  <w:b/>
                  <w:bCs/>
                  <w:color w:val="000000" w:themeColor="text1"/>
                  <w:sz w:val="20"/>
                  <w:lang w:val="en-GB"/>
                </w:rPr>
                <w:delText>Standard deviation – Length</w:delText>
              </w:r>
            </w:del>
            <w:ins w:id="232" w:author="Codex final RPL revision" w:date="2026-07-17T08:17:00Z">
              <w:r w:rsidRPr="00B26420">
                <w:rPr>
                  <w:rFonts w:ascii="Times New Roman" w:hAnsi="Times New Roman"/>
                  <w:b/>
                  <w:bCs/>
                  <w:color w:val="000000" w:themeColor="text1"/>
                  <w:sz w:val="20"/>
                  <w:lang w:val="en-GB"/>
                  <w:rPrChange w:id="233" w:author="Nils Droste" w:date="2026-07-17T20:32:00Z" w16du:dateUtc="2026-07-17T18:32:00Z">
                    <w:rPr>
                      <w:rFonts w:ascii="Times New Roman" w:hAnsi="Times New Roman"/>
                      <w:color w:val="000000" w:themeColor="text1"/>
                      <w:sz w:val="20"/>
                      <w:lang w:val="en-GB"/>
                    </w:rPr>
                  </w:rPrChange>
                </w:rPr>
                <w:t>SD – Compensation (per SEK 1,000)</w:t>
              </w:r>
            </w:ins>
          </w:p>
        </w:tc>
        <w:tc>
          <w:tcPr>
            <w:tcW w:w="795" w:type="dxa"/>
            <w:vAlign w:val="center"/>
            <w:hideMark/>
            <w:tcPrChange w:id="234" w:author="Nils Droste" w:date="2026-07-17T20:32:00Z" w16du:dateUtc="2026-07-17T18:32:00Z">
              <w:tcPr>
                <w:tcW w:w="1029" w:type="dxa"/>
                <w:gridSpan w:val="2"/>
                <w:vAlign w:val="center"/>
                <w:hideMark/>
              </w:tcPr>
            </w:tcPrChange>
          </w:tcPr>
          <w:p w14:paraId="725E958B" w14:textId="77777777" w:rsidR="00A37AF7" w:rsidRDefault="00405167">
            <w:pPr>
              <w:jc w:val="right"/>
              <w:rPr>
                <w:rFonts w:ascii="Times New Roman" w:hAnsi="Times New Roman"/>
                <w:b/>
                <w:bCs/>
                <w:color w:val="000000" w:themeColor="text1"/>
                <w:sz w:val="20"/>
                <w:lang w:val="en-GB"/>
              </w:rPr>
            </w:pPr>
            <w:del w:id="235" w:author="Codex final RPL revision" w:date="2026-07-17T08:17:00Z">
              <w:r>
                <w:rPr>
                  <w:rFonts w:ascii="Times New Roman" w:hAnsi="Times New Roman"/>
                  <w:b/>
                  <w:bCs/>
                  <w:color w:val="000000" w:themeColor="text1"/>
                  <w:sz w:val="20"/>
                  <w:lang w:val="en-GB"/>
                </w:rPr>
                <w:delText>-0.0366</w:delText>
              </w:r>
            </w:del>
            <w:ins w:id="236" w:author="Codex final RPL revision" w:date="2026-07-17T08:17:00Z">
              <w:r>
                <w:rPr>
                  <w:rFonts w:ascii="Times New Roman" w:hAnsi="Times New Roman"/>
                  <w:b/>
                  <w:bCs/>
                  <w:color w:val="000000" w:themeColor="text1"/>
                  <w:sz w:val="20"/>
                  <w:lang w:val="en-GB"/>
                </w:rPr>
                <w:t>1.336</w:t>
              </w:r>
            </w:ins>
          </w:p>
        </w:tc>
        <w:tc>
          <w:tcPr>
            <w:tcW w:w="1395" w:type="dxa"/>
            <w:vAlign w:val="center"/>
            <w:hideMark/>
            <w:tcPrChange w:id="237" w:author="Nils Droste" w:date="2026-07-17T20:32:00Z" w16du:dateUtc="2026-07-17T18:32:00Z">
              <w:tcPr>
                <w:tcW w:w="882" w:type="dxa"/>
                <w:vAlign w:val="center"/>
                <w:hideMark/>
              </w:tcPr>
            </w:tcPrChange>
          </w:tcPr>
          <w:p w14:paraId="319BFB8B" w14:textId="77777777" w:rsidR="00A37AF7" w:rsidRDefault="00405167">
            <w:pPr>
              <w:jc w:val="right"/>
              <w:rPr>
                <w:rFonts w:ascii="Times New Roman" w:hAnsi="Times New Roman"/>
                <w:b/>
                <w:bCs/>
                <w:color w:val="000000" w:themeColor="text1"/>
                <w:sz w:val="20"/>
                <w:lang w:val="en-GB"/>
              </w:rPr>
            </w:pPr>
            <w:del w:id="238" w:author="Codex final RPL revision" w:date="2026-07-17T08:17:00Z">
              <w:r>
                <w:rPr>
                  <w:rFonts w:ascii="Times New Roman" w:hAnsi="Times New Roman"/>
                  <w:b/>
                  <w:bCs/>
                  <w:sz w:val="20"/>
                  <w:lang w:val="en-GB"/>
                </w:rPr>
                <w:delText>[-0.0421, -0.0311]</w:delText>
              </w:r>
            </w:del>
            <w:ins w:id="239" w:author="Codex final RPL revision" w:date="2026-07-17T08:17:00Z">
              <w:r>
                <w:rPr>
                  <w:rFonts w:ascii="Times New Roman" w:hAnsi="Times New Roman"/>
                  <w:b/>
                  <w:bCs/>
                  <w:sz w:val="20"/>
                  <w:lang w:val="en-GB"/>
                </w:rPr>
                <w:t>[0.752, 1.919]</w:t>
              </w:r>
            </w:ins>
          </w:p>
        </w:tc>
        <w:tc>
          <w:tcPr>
            <w:tcW w:w="711" w:type="dxa"/>
            <w:vAlign w:val="center"/>
            <w:hideMark/>
            <w:tcPrChange w:id="240" w:author="Nils Droste" w:date="2026-07-17T20:32:00Z" w16du:dateUtc="2026-07-17T18:32:00Z">
              <w:tcPr>
                <w:tcW w:w="1224" w:type="dxa"/>
                <w:gridSpan w:val="2"/>
                <w:vAlign w:val="center"/>
                <w:hideMark/>
              </w:tcPr>
            </w:tcPrChange>
          </w:tcPr>
          <w:p w14:paraId="480DDBB0" w14:textId="77777777" w:rsidR="00A37AF7" w:rsidRDefault="00A37AF7">
            <w:pPr>
              <w:jc w:val="right"/>
              <w:rPr>
                <w:rFonts w:ascii="Times New Roman" w:hAnsi="Times New Roman"/>
                <w:b/>
                <w:bCs/>
                <w:color w:val="000000" w:themeColor="text1"/>
                <w:sz w:val="20"/>
                <w:lang w:val="en-GB"/>
              </w:rPr>
            </w:pPr>
          </w:p>
        </w:tc>
        <w:tc>
          <w:tcPr>
            <w:tcW w:w="2154" w:type="dxa"/>
            <w:vAlign w:val="center"/>
            <w:hideMark/>
            <w:tcPrChange w:id="241" w:author="Nils Droste" w:date="2026-07-17T20:32:00Z" w16du:dateUtc="2026-07-17T18:32:00Z">
              <w:tcPr>
                <w:tcW w:w="2154" w:type="dxa"/>
                <w:vAlign w:val="center"/>
                <w:hideMark/>
              </w:tcPr>
            </w:tcPrChange>
          </w:tcPr>
          <w:p w14:paraId="56B1C0C2" w14:textId="77777777" w:rsidR="00A37AF7" w:rsidRDefault="00A37AF7">
            <w:pPr>
              <w:ind w:left="1304" w:hanging="1304"/>
              <w:jc w:val="right"/>
              <w:rPr>
                <w:rFonts w:ascii="Times New Roman" w:hAnsi="Times New Roman"/>
                <w:b/>
                <w:bCs/>
                <w:color w:val="000000" w:themeColor="text1"/>
                <w:sz w:val="20"/>
                <w:highlight w:val="yellow"/>
                <w:lang w:val="en-GB"/>
              </w:rPr>
            </w:pPr>
          </w:p>
        </w:tc>
      </w:tr>
      <w:tr w:rsidR="00F55969" w:rsidRPr="00522D9B" w14:paraId="2D861FAD" w14:textId="77777777" w:rsidTr="00B26420">
        <w:trPr>
          <w:trHeight w:val="283"/>
          <w:tblCellSpacing w:w="15" w:type="dxa"/>
          <w:trPrChange w:id="242" w:author="Nils Droste" w:date="2026-07-17T20:32:00Z" w16du:dateUtc="2026-07-17T18:32:00Z">
            <w:trPr>
              <w:trHeight w:val="283"/>
              <w:tblCellSpacing w:w="15" w:type="dxa"/>
            </w:trPr>
          </w:trPrChange>
        </w:trPr>
        <w:tc>
          <w:tcPr>
            <w:tcW w:w="3465" w:type="dxa"/>
            <w:vAlign w:val="center"/>
            <w:hideMark/>
            <w:tcPrChange w:id="243" w:author="Nils Droste" w:date="2026-07-17T20:32:00Z" w16du:dateUtc="2026-07-17T18:32:00Z">
              <w:tcPr>
                <w:tcW w:w="3300" w:type="dxa"/>
                <w:vAlign w:val="center"/>
                <w:hideMark/>
              </w:tcPr>
            </w:tcPrChange>
          </w:tcPr>
          <w:p w14:paraId="7C3CB9CD" w14:textId="77777777" w:rsidR="00F55969" w:rsidRPr="00B26420" w:rsidRDefault="00F55969" w:rsidP="00F55969">
            <w:pPr>
              <w:rPr>
                <w:rFonts w:ascii="Times New Roman" w:hAnsi="Times New Roman"/>
                <w:b/>
                <w:bCs/>
                <w:color w:val="000000" w:themeColor="text1"/>
                <w:sz w:val="20"/>
                <w:lang w:val="en-GB"/>
              </w:rPr>
            </w:pPr>
            <w:del w:id="244" w:author="Codex final RPL revision" w:date="2026-07-17T08:17:00Z">
              <w:r w:rsidRPr="00B26420">
                <w:rPr>
                  <w:rFonts w:ascii="Times New Roman" w:hAnsi="Times New Roman"/>
                  <w:b/>
                  <w:bCs/>
                  <w:color w:val="000000" w:themeColor="text1"/>
                  <w:sz w:val="20"/>
                  <w:lang w:val="en-GB"/>
                </w:rPr>
                <w:delText>Standard deviation – Public Finance</w:delText>
              </w:r>
            </w:del>
            <w:ins w:id="245" w:author="Codex final RPL revision" w:date="2026-07-17T08:17:00Z">
              <w:r w:rsidRPr="00B26420">
                <w:rPr>
                  <w:rFonts w:ascii="Times New Roman" w:hAnsi="Times New Roman"/>
                  <w:b/>
                  <w:bCs/>
                  <w:color w:val="000000" w:themeColor="text1"/>
                  <w:sz w:val="20"/>
                  <w:lang w:val="en-GB"/>
                  <w:rPrChange w:id="246" w:author="Nils Droste" w:date="2026-07-17T20:32:00Z" w16du:dateUtc="2026-07-17T18:32:00Z">
                    <w:rPr>
                      <w:rFonts w:ascii="Times New Roman" w:hAnsi="Times New Roman"/>
                      <w:color w:val="000000" w:themeColor="text1"/>
                      <w:sz w:val="20"/>
                      <w:lang w:val="en-GB"/>
                    </w:rPr>
                  </w:rPrChange>
                </w:rPr>
                <w:t>Contract length (years)</w:t>
              </w:r>
            </w:ins>
          </w:p>
        </w:tc>
        <w:tc>
          <w:tcPr>
            <w:tcW w:w="795" w:type="dxa"/>
            <w:vAlign w:val="center"/>
            <w:hideMark/>
            <w:tcPrChange w:id="247" w:author="Nils Droste" w:date="2026-07-17T20:32:00Z" w16du:dateUtc="2026-07-17T18:32:00Z">
              <w:tcPr>
                <w:tcW w:w="1050" w:type="dxa"/>
                <w:gridSpan w:val="2"/>
                <w:vAlign w:val="center"/>
                <w:hideMark/>
              </w:tcPr>
            </w:tcPrChange>
          </w:tcPr>
          <w:p w14:paraId="40B0D9D2" w14:textId="77777777" w:rsidR="00F55969" w:rsidRDefault="00F55969" w:rsidP="00F55969">
            <w:pPr>
              <w:jc w:val="right"/>
              <w:rPr>
                <w:rFonts w:ascii="Times New Roman" w:hAnsi="Times New Roman"/>
                <w:b/>
                <w:bCs/>
                <w:color w:val="000000" w:themeColor="text1"/>
                <w:sz w:val="20"/>
                <w:lang w:val="en-GB"/>
              </w:rPr>
            </w:pPr>
            <w:del w:id="248" w:author="Codex final RPL revision" w:date="2026-07-17T08:17:00Z">
              <w:r>
                <w:rPr>
                  <w:rFonts w:ascii="Times New Roman" w:hAnsi="Times New Roman"/>
                  <w:b/>
                  <w:bCs/>
                  <w:color w:val="000000" w:themeColor="text1"/>
                  <w:sz w:val="20"/>
                  <w:lang w:val="en-GB"/>
                </w:rPr>
                <w:delText>-0.4704</w:delText>
              </w:r>
            </w:del>
            <w:ins w:id="249" w:author="Codex final RPL revision" w:date="2026-07-17T08:17:00Z">
              <w:r>
                <w:rPr>
                  <w:rFonts w:ascii="Times New Roman" w:hAnsi="Times New Roman"/>
                  <w:b/>
                  <w:bCs/>
                  <w:color w:val="000000" w:themeColor="text1"/>
                  <w:sz w:val="20"/>
                  <w:lang w:val="en-GB"/>
                </w:rPr>
                <w:t>-0.037</w:t>
              </w:r>
            </w:ins>
          </w:p>
        </w:tc>
        <w:tc>
          <w:tcPr>
            <w:tcW w:w="1395" w:type="dxa"/>
            <w:vAlign w:val="center"/>
            <w:hideMark/>
            <w:tcPrChange w:id="250" w:author="Nils Droste" w:date="2026-07-17T20:32:00Z" w16du:dateUtc="2026-07-17T18:32:00Z">
              <w:tcPr>
                <w:tcW w:w="900" w:type="dxa"/>
                <w:vAlign w:val="center"/>
                <w:hideMark/>
              </w:tcPr>
            </w:tcPrChange>
          </w:tcPr>
          <w:p w14:paraId="5BA119CA" w14:textId="77777777" w:rsidR="00F55969" w:rsidRDefault="00F55969" w:rsidP="00F55969">
            <w:pPr>
              <w:jc w:val="right"/>
              <w:rPr>
                <w:rFonts w:ascii="Times New Roman" w:hAnsi="Times New Roman"/>
                <w:b/>
                <w:bCs/>
                <w:color w:val="000000" w:themeColor="text1"/>
                <w:sz w:val="20"/>
                <w:lang w:val="en-GB"/>
              </w:rPr>
            </w:pPr>
            <w:del w:id="251" w:author="Codex final RPL revision" w:date="2026-07-17T08:17:00Z">
              <w:r>
                <w:rPr>
                  <w:rFonts w:ascii="Times New Roman" w:hAnsi="Times New Roman"/>
                  <w:b/>
                  <w:bCs/>
                  <w:sz w:val="20"/>
                  <w:lang w:val="en-GB"/>
                </w:rPr>
                <w:delText>[-0.7794, -0.1613]</w:delText>
              </w:r>
            </w:del>
            <w:ins w:id="252" w:author="Codex final RPL revision" w:date="2026-07-17T08:17:00Z">
              <w:r>
                <w:rPr>
                  <w:rFonts w:ascii="Times New Roman" w:hAnsi="Times New Roman"/>
                  <w:b/>
                  <w:bCs/>
                  <w:sz w:val="20"/>
                  <w:lang w:val="en-GB"/>
                </w:rPr>
                <w:t>[-0.043, -0.032]</w:t>
              </w:r>
            </w:ins>
          </w:p>
        </w:tc>
        <w:tc>
          <w:tcPr>
            <w:tcW w:w="711" w:type="dxa"/>
            <w:hideMark/>
            <w:tcPrChange w:id="253" w:author="Nils Droste" w:date="2026-07-17T20:32:00Z" w16du:dateUtc="2026-07-17T18:32:00Z">
              <w:tcPr>
                <w:tcW w:w="1250" w:type="dxa"/>
                <w:gridSpan w:val="2"/>
                <w:vAlign w:val="center"/>
                <w:hideMark/>
              </w:tcPr>
            </w:tcPrChange>
          </w:tcPr>
          <w:p w14:paraId="4E6745AE" w14:textId="584954D1" w:rsidR="00F55969" w:rsidRPr="00522D9B" w:rsidRDefault="00F55969" w:rsidP="00F55969">
            <w:pPr>
              <w:jc w:val="right"/>
              <w:rPr>
                <w:rFonts w:ascii="Times New Roman" w:hAnsi="Times New Roman"/>
                <w:b/>
                <w:bCs/>
                <w:color w:val="000000" w:themeColor="text1"/>
                <w:sz w:val="20"/>
                <w:szCs w:val="16"/>
                <w:lang w:val="en-GB"/>
              </w:rPr>
            </w:pPr>
            <w:ins w:id="254" w:author="Nils Droste [2]" w:date="2026-07-17T20:25:00Z" w16du:dateUtc="2026-07-17T18:25:00Z">
              <w:r w:rsidRPr="00522D9B">
                <w:rPr>
                  <w:rFonts w:ascii="Times New Roman" w:hAnsi="Times New Roman"/>
                  <w:b/>
                  <w:bCs/>
                  <w:sz w:val="20"/>
                  <w:szCs w:val="16"/>
                  <w:rPrChange w:id="255" w:author="Nils Droste" w:date="2026-07-17T20:33:00Z" w16du:dateUtc="2026-07-17T18:33:00Z">
                    <w:rPr/>
                  </w:rPrChange>
                </w:rPr>
                <w:t>7.6</w:t>
              </w:r>
            </w:ins>
            <w:ins w:id="256" w:author="Codex final RPL revision" w:date="2026-07-17T08:17:00Z">
              <w:del w:id="257" w:author="Nils Droste [2]" w:date="2026-07-17T20:25:00Z" w16du:dateUtc="2026-07-17T18:25:00Z">
                <w:r w:rsidRPr="00522D9B" w:rsidDel="005D1CD3">
                  <w:rPr>
                    <w:rFonts w:ascii="Times New Roman" w:hAnsi="Times New Roman"/>
                    <w:b/>
                    <w:bCs/>
                    <w:sz w:val="20"/>
                    <w:szCs w:val="16"/>
                    <w:rPrChange w:id="258" w:author="Nils Droste" w:date="2026-07-17T20:33:00Z" w16du:dateUtc="2026-07-17T18:33:00Z">
                      <w:rPr/>
                    </w:rPrChange>
                  </w:rPr>
                  <w:delText>7.6</w:delText>
                </w:r>
              </w:del>
            </w:ins>
          </w:p>
        </w:tc>
        <w:tc>
          <w:tcPr>
            <w:tcW w:w="2154" w:type="dxa"/>
            <w:hideMark/>
            <w:tcPrChange w:id="259" w:author="Nils Droste" w:date="2026-07-17T20:32:00Z" w16du:dateUtc="2026-07-17T18:32:00Z">
              <w:tcPr>
                <w:tcW w:w="2200" w:type="dxa"/>
                <w:vAlign w:val="center"/>
                <w:hideMark/>
              </w:tcPr>
            </w:tcPrChange>
          </w:tcPr>
          <w:p w14:paraId="6AE9023E" w14:textId="293A435C" w:rsidR="00F55969" w:rsidRPr="00522D9B" w:rsidRDefault="00F55969" w:rsidP="00F55969">
            <w:pPr>
              <w:ind w:left="1304" w:hanging="1304"/>
              <w:jc w:val="right"/>
              <w:rPr>
                <w:rFonts w:ascii="Times New Roman" w:hAnsi="Times New Roman"/>
                <w:b/>
                <w:bCs/>
                <w:color w:val="000000" w:themeColor="text1"/>
                <w:sz w:val="20"/>
                <w:szCs w:val="16"/>
                <w:lang w:val="en-GB"/>
              </w:rPr>
            </w:pPr>
            <w:ins w:id="260" w:author="Nils Droste [2]" w:date="2026-07-17T20:25:00Z" w16du:dateUtc="2026-07-17T18:25:00Z">
              <w:r w:rsidRPr="00522D9B">
                <w:rPr>
                  <w:rFonts w:ascii="Times New Roman" w:hAnsi="Times New Roman"/>
                  <w:b/>
                  <w:bCs/>
                  <w:sz w:val="20"/>
                  <w:szCs w:val="16"/>
                  <w:rPrChange w:id="261" w:author="Nils Droste" w:date="2026-07-17T20:33:00Z" w16du:dateUtc="2026-07-17T18:33:00Z">
                    <w:rPr/>
                  </w:rPrChange>
                </w:rPr>
                <w:t>[5.8, 9.4]</w:t>
              </w:r>
            </w:ins>
            <w:ins w:id="262" w:author="Codex final RPL revision" w:date="2026-07-17T08:17:00Z">
              <w:del w:id="263" w:author="Nils Droste [2]" w:date="2026-07-17T20:25:00Z" w16du:dateUtc="2026-07-17T18:25:00Z">
                <w:r w:rsidRPr="00522D9B" w:rsidDel="005D1CD3">
                  <w:rPr>
                    <w:rFonts w:ascii="Times New Roman" w:hAnsi="Times New Roman"/>
                    <w:b/>
                    <w:bCs/>
                    <w:sz w:val="20"/>
                    <w:szCs w:val="16"/>
                    <w:rPrChange w:id="264" w:author="Nils Droste" w:date="2026-07-17T20:33:00Z" w16du:dateUtc="2026-07-17T18:33:00Z">
                      <w:rPr/>
                    </w:rPrChange>
                  </w:rPr>
                  <w:delText>[5.8, 9.4]</w:delText>
                </w:r>
              </w:del>
            </w:ins>
          </w:p>
        </w:tc>
      </w:tr>
      <w:tr w:rsidR="00F55969" w:rsidRPr="00801A66" w14:paraId="694592B9" w14:textId="77777777" w:rsidTr="00B26420">
        <w:trPr>
          <w:trHeight w:val="283"/>
          <w:tblCellSpacing w:w="15" w:type="dxa"/>
          <w:trPrChange w:id="265" w:author="Nils Droste" w:date="2026-07-17T20:32:00Z" w16du:dateUtc="2026-07-17T18:32:00Z">
            <w:trPr>
              <w:trHeight w:val="283"/>
              <w:tblCellSpacing w:w="15" w:type="dxa"/>
            </w:trPr>
          </w:trPrChange>
        </w:trPr>
        <w:tc>
          <w:tcPr>
            <w:tcW w:w="3465" w:type="dxa"/>
            <w:vAlign w:val="center"/>
            <w:tcPrChange w:id="266" w:author="Nils Droste" w:date="2026-07-17T20:32:00Z" w16du:dateUtc="2026-07-17T18:32:00Z">
              <w:tcPr>
                <w:tcW w:w="3300" w:type="dxa"/>
                <w:vAlign w:val="center"/>
              </w:tcPr>
            </w:tcPrChange>
          </w:tcPr>
          <w:p w14:paraId="08080328" w14:textId="77777777" w:rsidR="00F55969" w:rsidRPr="00B26420" w:rsidRDefault="00F55969" w:rsidP="00F55969">
            <w:pPr>
              <w:rPr>
                <w:rFonts w:ascii="Times New Roman" w:hAnsi="Times New Roman"/>
                <w:b/>
                <w:bCs/>
                <w:color w:val="000000" w:themeColor="text1"/>
                <w:sz w:val="20"/>
                <w:lang w:val="en-GB"/>
              </w:rPr>
            </w:pPr>
            <w:del w:id="267" w:author="Codex final RPL revision" w:date="2026-07-17T08:17:00Z">
              <w:r w:rsidRPr="00B26420">
                <w:rPr>
                  <w:rFonts w:ascii="Times New Roman" w:hAnsi="Times New Roman"/>
                  <w:b/>
                  <w:bCs/>
                  <w:color w:val="000000" w:themeColor="text1"/>
                  <w:sz w:val="20"/>
                  <w:lang w:val="en-GB"/>
                </w:rPr>
                <w:delText>Blended Finance</w:delText>
              </w:r>
            </w:del>
            <w:ins w:id="268" w:author="Codex final RPL revision" w:date="2026-07-17T08:17:00Z">
              <w:r w:rsidRPr="00B26420">
                <w:rPr>
                  <w:rFonts w:ascii="Times New Roman" w:hAnsi="Times New Roman"/>
                  <w:b/>
                  <w:bCs/>
                  <w:color w:val="000000" w:themeColor="text1"/>
                  <w:sz w:val="20"/>
                  <w:lang w:val="en-GB"/>
                  <w:rPrChange w:id="269" w:author="Nils Droste" w:date="2026-07-17T20:32:00Z" w16du:dateUtc="2026-07-17T18:32:00Z">
                    <w:rPr>
                      <w:rFonts w:ascii="Times New Roman" w:hAnsi="Times New Roman"/>
                      <w:color w:val="000000" w:themeColor="text1"/>
                      <w:sz w:val="20"/>
                      <w:lang w:val="en-GB"/>
                    </w:rPr>
                  </w:rPrChange>
                </w:rPr>
                <w:t>SD – Contract length (years)</w:t>
              </w:r>
            </w:ins>
          </w:p>
        </w:tc>
        <w:tc>
          <w:tcPr>
            <w:tcW w:w="795" w:type="dxa"/>
            <w:vAlign w:val="center"/>
            <w:tcPrChange w:id="270" w:author="Nils Droste" w:date="2026-07-17T20:32:00Z" w16du:dateUtc="2026-07-17T18:32:00Z">
              <w:tcPr>
                <w:tcW w:w="1050" w:type="dxa"/>
                <w:gridSpan w:val="2"/>
                <w:vAlign w:val="center"/>
              </w:tcPr>
            </w:tcPrChange>
          </w:tcPr>
          <w:p w14:paraId="366DC7F5" w14:textId="77777777" w:rsidR="00F55969" w:rsidRDefault="00F55969" w:rsidP="00F55969">
            <w:pPr>
              <w:jc w:val="right"/>
              <w:rPr>
                <w:rFonts w:ascii="Times New Roman" w:hAnsi="Times New Roman"/>
                <w:b/>
                <w:bCs/>
                <w:color w:val="000000" w:themeColor="text1"/>
                <w:sz w:val="20"/>
                <w:lang w:val="en-GB"/>
              </w:rPr>
            </w:pPr>
            <w:del w:id="271" w:author="Codex final RPL revision" w:date="2026-07-17T08:17:00Z">
              <w:r>
                <w:rPr>
                  <w:rFonts w:ascii="Times New Roman" w:hAnsi="Times New Roman"/>
                  <w:b/>
                  <w:bCs/>
                  <w:color w:val="000000" w:themeColor="text1"/>
                  <w:sz w:val="20"/>
                  <w:lang w:val="en-GB"/>
                </w:rPr>
                <w:delText>0.1536</w:delText>
              </w:r>
            </w:del>
            <w:ins w:id="272" w:author="Codex final RPL revision" w:date="2026-07-17T08:17:00Z">
              <w:r>
                <w:rPr>
                  <w:rFonts w:ascii="Times New Roman" w:hAnsi="Times New Roman"/>
                  <w:b/>
                  <w:bCs/>
                  <w:color w:val="000000" w:themeColor="text1"/>
                  <w:sz w:val="20"/>
                  <w:lang w:val="en-GB"/>
                </w:rPr>
                <w:t>0.053</w:t>
              </w:r>
            </w:ins>
          </w:p>
        </w:tc>
        <w:tc>
          <w:tcPr>
            <w:tcW w:w="1395" w:type="dxa"/>
            <w:vAlign w:val="center"/>
            <w:tcPrChange w:id="273" w:author="Nils Droste" w:date="2026-07-17T20:32:00Z" w16du:dateUtc="2026-07-17T18:32:00Z">
              <w:tcPr>
                <w:tcW w:w="900" w:type="dxa"/>
                <w:vAlign w:val="center"/>
              </w:tcPr>
            </w:tcPrChange>
          </w:tcPr>
          <w:p w14:paraId="2C9CE536" w14:textId="77777777" w:rsidR="00F55969" w:rsidRDefault="00F55969" w:rsidP="00F55969">
            <w:pPr>
              <w:jc w:val="right"/>
              <w:rPr>
                <w:rFonts w:ascii="Times New Roman" w:hAnsi="Times New Roman"/>
                <w:b/>
                <w:bCs/>
                <w:color w:val="000000" w:themeColor="text1"/>
                <w:sz w:val="20"/>
                <w:lang w:val="en-GB"/>
              </w:rPr>
            </w:pPr>
            <w:del w:id="274" w:author="Codex final RPL revision" w:date="2026-07-17T08:17:00Z">
              <w:r>
                <w:rPr>
                  <w:rFonts w:ascii="Times New Roman" w:hAnsi="Times New Roman"/>
                  <w:b/>
                  <w:bCs/>
                  <w:sz w:val="20"/>
                  <w:lang w:val="en-GB"/>
                </w:rPr>
                <w:delText>[0.0475, 0.2596]</w:delText>
              </w:r>
            </w:del>
            <w:ins w:id="275" w:author="Codex final RPL revision" w:date="2026-07-17T08:17:00Z">
              <w:r>
                <w:rPr>
                  <w:rFonts w:ascii="Times New Roman" w:hAnsi="Times New Roman"/>
                  <w:b/>
                  <w:bCs/>
                  <w:sz w:val="20"/>
                  <w:lang w:val="en-GB"/>
                </w:rPr>
                <w:t>[0.045, 0.060]</w:t>
              </w:r>
            </w:ins>
          </w:p>
        </w:tc>
        <w:tc>
          <w:tcPr>
            <w:tcW w:w="711" w:type="dxa"/>
            <w:tcPrChange w:id="276" w:author="Nils Droste" w:date="2026-07-17T20:32:00Z" w16du:dateUtc="2026-07-17T18:32:00Z">
              <w:tcPr>
                <w:tcW w:w="1250" w:type="dxa"/>
                <w:gridSpan w:val="2"/>
                <w:vAlign w:val="center"/>
              </w:tcPr>
            </w:tcPrChange>
          </w:tcPr>
          <w:p w14:paraId="1A120EFA" w14:textId="3B36E954" w:rsidR="00F55969" w:rsidRPr="00BC561D" w:rsidRDefault="00F55969" w:rsidP="00F55969">
            <w:pPr>
              <w:jc w:val="right"/>
              <w:rPr>
                <w:rFonts w:ascii="Times New Roman" w:hAnsi="Times New Roman"/>
                <w:b/>
                <w:bCs/>
                <w:color w:val="000000" w:themeColor="text1"/>
                <w:sz w:val="20"/>
                <w:szCs w:val="16"/>
                <w:lang w:val="en-GB"/>
              </w:rPr>
            </w:pPr>
            <w:del w:id="277" w:author="Nils Droste [2]" w:date="2026-07-17T20:25:00Z" w16du:dateUtc="2026-07-17T18:25:00Z">
              <w:r w:rsidRPr="00BC561D" w:rsidDel="005D1CD3">
                <w:rPr>
                  <w:rFonts w:ascii="Times New Roman" w:hAnsi="Times New Roman"/>
                  <w:vanish/>
                  <w:sz w:val="20"/>
                  <w:szCs w:val="16"/>
                  <w:rPrChange w:id="278" w:author="Nils Droste" w:date="2026-07-17T20:25:00Z" w16du:dateUtc="2026-07-17T18:25:00Z">
                    <w:rPr>
                      <w:vanish/>
                    </w:rPr>
                  </w:rPrChange>
                </w:rPr>
                <w:delText>-129.1</w:delText>
              </w:r>
            </w:del>
          </w:p>
        </w:tc>
        <w:tc>
          <w:tcPr>
            <w:tcW w:w="2154" w:type="dxa"/>
            <w:tcPrChange w:id="279" w:author="Nils Droste" w:date="2026-07-17T20:32:00Z" w16du:dateUtc="2026-07-17T18:32:00Z">
              <w:tcPr>
                <w:tcW w:w="2200" w:type="dxa"/>
                <w:vAlign w:val="center"/>
              </w:tcPr>
            </w:tcPrChange>
          </w:tcPr>
          <w:p w14:paraId="41D555CD" w14:textId="44A20B3D" w:rsidR="00F55969" w:rsidRPr="00BC561D" w:rsidRDefault="00F55969" w:rsidP="00F55969">
            <w:pPr>
              <w:ind w:left="1304" w:hanging="1304"/>
              <w:jc w:val="right"/>
              <w:rPr>
                <w:rFonts w:ascii="Times New Roman" w:hAnsi="Times New Roman"/>
                <w:b/>
                <w:bCs/>
                <w:color w:val="000000" w:themeColor="text1"/>
                <w:sz w:val="20"/>
                <w:szCs w:val="16"/>
                <w:lang w:val="en-GB"/>
              </w:rPr>
            </w:pPr>
            <w:del w:id="280" w:author="Nils Droste [2]" w:date="2026-07-17T20:25:00Z" w16du:dateUtc="2026-07-17T18:25:00Z">
              <w:r w:rsidRPr="00BC561D" w:rsidDel="005D1CD3">
                <w:rPr>
                  <w:rFonts w:ascii="Times New Roman" w:hAnsi="Times New Roman"/>
                  <w:vanish/>
                  <w:sz w:val="20"/>
                  <w:szCs w:val="16"/>
                  <w:rPrChange w:id="281" w:author="Nils Droste" w:date="2026-07-17T20:25:00Z" w16du:dateUtc="2026-07-17T18:25:00Z">
                    <w:rPr>
                      <w:vanish/>
                    </w:rPr>
                  </w:rPrChange>
                </w:rPr>
                <w:delText>[-218.2, -39.9]</w:delText>
              </w:r>
            </w:del>
          </w:p>
        </w:tc>
      </w:tr>
      <w:tr w:rsidR="003F4FB8" w:rsidRPr="00801A66" w14:paraId="73DBAAE9" w14:textId="77777777" w:rsidTr="00B26420">
        <w:trPr>
          <w:trHeight w:val="283"/>
          <w:tblCellSpacing w:w="15" w:type="dxa"/>
          <w:trPrChange w:id="282" w:author="Nils Droste" w:date="2026-07-17T20:32:00Z" w16du:dateUtc="2026-07-17T18:32:00Z">
            <w:trPr>
              <w:trHeight w:val="283"/>
              <w:tblCellSpacing w:w="15" w:type="dxa"/>
            </w:trPr>
          </w:trPrChange>
        </w:trPr>
        <w:tc>
          <w:tcPr>
            <w:tcW w:w="3465" w:type="dxa"/>
            <w:vAlign w:val="center"/>
            <w:hideMark/>
            <w:tcPrChange w:id="283" w:author="Nils Droste" w:date="2026-07-17T20:32:00Z" w16du:dateUtc="2026-07-17T18:32:00Z">
              <w:tcPr>
                <w:tcW w:w="3300" w:type="dxa"/>
                <w:vAlign w:val="center"/>
                <w:hideMark/>
              </w:tcPr>
            </w:tcPrChange>
          </w:tcPr>
          <w:p w14:paraId="3049702A" w14:textId="77777777" w:rsidR="003F4FB8" w:rsidRPr="00B26420" w:rsidRDefault="003F4FB8" w:rsidP="003F4FB8">
            <w:pPr>
              <w:rPr>
                <w:rFonts w:ascii="Times New Roman" w:hAnsi="Times New Roman"/>
                <w:b/>
                <w:bCs/>
                <w:color w:val="000000" w:themeColor="text1"/>
                <w:sz w:val="20"/>
                <w:lang w:val="en-GB"/>
              </w:rPr>
            </w:pPr>
            <w:del w:id="284" w:author="Codex final RPL revision" w:date="2026-07-17T08:17:00Z">
              <w:r w:rsidRPr="00B26420">
                <w:rPr>
                  <w:rFonts w:ascii="Times New Roman" w:hAnsi="Times New Roman"/>
                  <w:b/>
                  <w:bCs/>
                  <w:color w:val="000000" w:themeColor="text1"/>
                  <w:sz w:val="20"/>
                  <w:lang w:val="en-GB"/>
                </w:rPr>
                <w:delText>Result-based – Rewetting Forest Land</w:delText>
              </w:r>
            </w:del>
            <w:ins w:id="285" w:author="Codex final RPL revision" w:date="2026-07-17T08:17:00Z">
              <w:r w:rsidRPr="00B26420">
                <w:rPr>
                  <w:rFonts w:ascii="Times New Roman" w:hAnsi="Times New Roman"/>
                  <w:b/>
                  <w:bCs/>
                  <w:color w:val="000000" w:themeColor="text1"/>
                  <w:sz w:val="20"/>
                  <w:lang w:val="en-GB"/>
                  <w:rPrChange w:id="286" w:author="Nils Droste" w:date="2026-07-17T20:32:00Z" w16du:dateUtc="2026-07-17T18:32:00Z">
                    <w:rPr>
                      <w:rFonts w:ascii="Times New Roman" w:hAnsi="Times New Roman"/>
                      <w:color w:val="000000" w:themeColor="text1"/>
                      <w:sz w:val="20"/>
                      <w:lang w:val="en-GB"/>
                    </w:rPr>
                  </w:rPrChange>
                </w:rPr>
                <w:t>Public financing</w:t>
              </w:r>
            </w:ins>
          </w:p>
        </w:tc>
        <w:tc>
          <w:tcPr>
            <w:tcW w:w="795" w:type="dxa"/>
            <w:vAlign w:val="center"/>
            <w:hideMark/>
            <w:tcPrChange w:id="287" w:author="Nils Droste" w:date="2026-07-17T20:32:00Z" w16du:dateUtc="2026-07-17T18:32:00Z">
              <w:tcPr>
                <w:tcW w:w="1050" w:type="dxa"/>
                <w:gridSpan w:val="2"/>
                <w:vAlign w:val="center"/>
                <w:hideMark/>
              </w:tcPr>
            </w:tcPrChange>
          </w:tcPr>
          <w:p w14:paraId="0C60DB2B" w14:textId="77777777" w:rsidR="003F4FB8" w:rsidRPr="003F4FB8" w:rsidRDefault="003F4FB8" w:rsidP="003F4FB8">
            <w:pPr>
              <w:jc w:val="right"/>
              <w:rPr>
                <w:rFonts w:ascii="Times New Roman" w:hAnsi="Times New Roman"/>
                <w:b/>
                <w:bCs/>
                <w:color w:val="000000" w:themeColor="text1"/>
                <w:sz w:val="20"/>
                <w:lang w:val="en-GB"/>
              </w:rPr>
            </w:pPr>
            <w:del w:id="288" w:author="Codex final RPL revision" w:date="2026-07-17T08:17:00Z">
              <w:r w:rsidRPr="003F4FB8">
                <w:rPr>
                  <w:rFonts w:ascii="Times New Roman" w:hAnsi="Times New Roman"/>
                  <w:b/>
                  <w:bCs/>
                  <w:color w:val="000000" w:themeColor="text1"/>
                  <w:sz w:val="20"/>
                  <w:lang w:val="en-GB"/>
                </w:rPr>
                <w:delText>-0.2548</w:delText>
              </w:r>
            </w:del>
            <w:ins w:id="289" w:author="Codex final RPL revision" w:date="2026-07-17T08:17:00Z">
              <w:r w:rsidRPr="003F4FB8">
                <w:rPr>
                  <w:rFonts w:ascii="Times New Roman" w:hAnsi="Times New Roman"/>
                  <w:b/>
                  <w:bCs/>
                  <w:color w:val="000000" w:themeColor="text1"/>
                  <w:sz w:val="20"/>
                  <w:lang w:val="en-GB"/>
                </w:rPr>
                <w:t>0.150</w:t>
              </w:r>
            </w:ins>
          </w:p>
        </w:tc>
        <w:tc>
          <w:tcPr>
            <w:tcW w:w="1395" w:type="dxa"/>
            <w:hideMark/>
            <w:tcPrChange w:id="290" w:author="Nils Droste" w:date="2026-07-17T20:32:00Z" w16du:dateUtc="2026-07-17T18:32:00Z">
              <w:tcPr>
                <w:tcW w:w="900" w:type="dxa"/>
                <w:vAlign w:val="center"/>
                <w:hideMark/>
              </w:tcPr>
            </w:tcPrChange>
          </w:tcPr>
          <w:p w14:paraId="7AC4C746" w14:textId="2075C6A5" w:rsidR="003F4FB8" w:rsidRPr="003F4FB8" w:rsidRDefault="003F4FB8" w:rsidP="003F4FB8">
            <w:pPr>
              <w:jc w:val="right"/>
              <w:rPr>
                <w:rFonts w:ascii="Times New Roman" w:hAnsi="Times New Roman"/>
                <w:b/>
                <w:bCs/>
                <w:color w:val="000000" w:themeColor="text1"/>
                <w:sz w:val="20"/>
                <w:szCs w:val="16"/>
                <w:lang w:val="en-GB"/>
              </w:rPr>
            </w:pPr>
            <w:ins w:id="291" w:author="Nils Droste [2]" w:date="2026-07-17T20:26:00Z" w16du:dateUtc="2026-07-17T18:26:00Z">
              <w:r w:rsidRPr="003F4FB8">
                <w:rPr>
                  <w:rFonts w:ascii="Times New Roman" w:hAnsi="Times New Roman"/>
                  <w:b/>
                  <w:bCs/>
                  <w:sz w:val="20"/>
                  <w:szCs w:val="16"/>
                  <w:rPrChange w:id="292" w:author="Nils Droste" w:date="2026-07-17T20:26:00Z" w16du:dateUtc="2026-07-17T18:26:00Z">
                    <w:rPr/>
                  </w:rPrChange>
                </w:rPr>
                <w:t>[1.704, 2.136]</w:t>
              </w:r>
            </w:ins>
            <w:del w:id="293" w:author="Nils Droste [2]" w:date="2026-07-17T20:26:00Z" w16du:dateUtc="2026-07-17T18:26:00Z">
              <w:r w:rsidRPr="003F4FB8" w:rsidDel="00514952">
                <w:rPr>
                  <w:rFonts w:ascii="Times New Roman" w:hAnsi="Times New Roman"/>
                  <w:b/>
                  <w:bCs/>
                  <w:vanish/>
                  <w:sz w:val="20"/>
                  <w:szCs w:val="16"/>
                  <w:rPrChange w:id="294" w:author="Nils Droste" w:date="2026-07-17T20:26:00Z" w16du:dateUtc="2026-07-17T18:26:00Z">
                    <w:rPr>
                      <w:vanish/>
                    </w:rPr>
                  </w:rPrChange>
                </w:rPr>
                <w:delText>[-0.4494, -0.0602]</w:delText>
              </w:r>
            </w:del>
            <w:ins w:id="295" w:author="Codex final RPL revision" w:date="2026-07-17T08:17:00Z">
              <w:del w:id="296" w:author="Nils Droste [2]" w:date="2026-07-17T20:26:00Z" w16du:dateUtc="2026-07-17T18:26:00Z">
                <w:r w:rsidRPr="003F4FB8" w:rsidDel="00514952">
                  <w:rPr>
                    <w:rFonts w:ascii="Times New Roman" w:hAnsi="Times New Roman"/>
                    <w:b/>
                    <w:bCs/>
                    <w:vanish/>
                    <w:sz w:val="20"/>
                    <w:szCs w:val="16"/>
                    <w:rPrChange w:id="297" w:author="Nils Droste" w:date="2026-07-17T20:26:00Z" w16du:dateUtc="2026-07-17T18:26:00Z">
                      <w:rPr>
                        <w:b/>
                        <w:bCs/>
                        <w:vanish/>
                      </w:rPr>
                    </w:rPrChange>
                  </w:rPr>
                  <w:delText>[0.003, 0.298]</w:delText>
                </w:r>
              </w:del>
            </w:ins>
          </w:p>
        </w:tc>
        <w:tc>
          <w:tcPr>
            <w:tcW w:w="711" w:type="dxa"/>
            <w:hideMark/>
            <w:tcPrChange w:id="298" w:author="Nils Droste" w:date="2026-07-17T20:32:00Z" w16du:dateUtc="2026-07-17T18:32:00Z">
              <w:tcPr>
                <w:tcW w:w="1250" w:type="dxa"/>
                <w:gridSpan w:val="2"/>
                <w:vAlign w:val="center"/>
                <w:hideMark/>
              </w:tcPr>
            </w:tcPrChange>
          </w:tcPr>
          <w:p w14:paraId="6A1DD3A5" w14:textId="6EC97300" w:rsidR="003F4FB8" w:rsidRPr="003F4FB8" w:rsidRDefault="003F4FB8" w:rsidP="003F4FB8">
            <w:pPr>
              <w:jc w:val="right"/>
              <w:rPr>
                <w:rFonts w:ascii="Times New Roman" w:hAnsi="Times New Roman"/>
                <w:b/>
                <w:bCs/>
                <w:color w:val="000000" w:themeColor="text1"/>
                <w:sz w:val="20"/>
                <w:szCs w:val="16"/>
                <w:lang w:val="en-GB"/>
              </w:rPr>
            </w:pPr>
            <w:ins w:id="299" w:author="Nils Droste [2]" w:date="2026-07-17T20:25:00Z" w16du:dateUtc="2026-07-17T18:25:00Z">
              <w:r w:rsidRPr="003F4FB8">
                <w:rPr>
                  <w:rFonts w:ascii="Times New Roman" w:hAnsi="Times New Roman"/>
                  <w:b/>
                  <w:bCs/>
                  <w:sz w:val="20"/>
                  <w:szCs w:val="16"/>
                  <w:rPrChange w:id="300" w:author="Nils Droste" w:date="2026-07-17T20:26:00Z" w16du:dateUtc="2026-07-17T18:26:00Z">
                    <w:rPr/>
                  </w:rPrChange>
                </w:rPr>
                <w:t>-30.5</w:t>
              </w:r>
            </w:ins>
            <w:del w:id="301" w:author="Nils Droste [2]" w:date="2026-07-17T20:25:00Z" w16du:dateUtc="2026-07-17T18:25:00Z">
              <w:r w:rsidRPr="003F4FB8" w:rsidDel="005D1CD3">
                <w:rPr>
                  <w:rFonts w:ascii="Times New Roman" w:hAnsi="Times New Roman"/>
                  <w:b/>
                  <w:bCs/>
                  <w:vanish/>
                  <w:sz w:val="20"/>
                  <w:szCs w:val="16"/>
                  <w:rPrChange w:id="302" w:author="Nils Droste" w:date="2026-07-17T20:26:00Z" w16du:dateUtc="2026-07-17T18:26:00Z">
                    <w:rPr>
                      <w:vanish/>
                    </w:rPr>
                  </w:rPrChange>
                </w:rPr>
                <w:delText>214.2</w:delText>
              </w:r>
            </w:del>
            <w:ins w:id="303" w:author="Codex final RPL revision" w:date="2026-07-17T08:17:00Z">
              <w:del w:id="304" w:author="Nils Droste [2]" w:date="2026-07-17T20:25:00Z" w16du:dateUtc="2026-07-17T18:25:00Z">
                <w:r w:rsidRPr="003F4FB8" w:rsidDel="005D1CD3">
                  <w:rPr>
                    <w:rFonts w:ascii="Times New Roman" w:hAnsi="Times New Roman"/>
                    <w:b/>
                    <w:bCs/>
                    <w:vanish/>
                    <w:sz w:val="20"/>
                    <w:szCs w:val="16"/>
                    <w:rPrChange w:id="305" w:author="Nils Droste" w:date="2026-07-17T20:26:00Z" w16du:dateUtc="2026-07-17T18:26:00Z">
                      <w:rPr>
                        <w:vanish/>
                      </w:rPr>
                    </w:rPrChange>
                  </w:rPr>
                  <w:delText>-30.5</w:delText>
                </w:r>
              </w:del>
            </w:ins>
          </w:p>
        </w:tc>
        <w:tc>
          <w:tcPr>
            <w:tcW w:w="2154" w:type="dxa"/>
            <w:hideMark/>
            <w:tcPrChange w:id="306" w:author="Nils Droste" w:date="2026-07-17T20:32:00Z" w16du:dateUtc="2026-07-17T18:32:00Z">
              <w:tcPr>
                <w:tcW w:w="2200" w:type="dxa"/>
                <w:vAlign w:val="center"/>
                <w:hideMark/>
              </w:tcPr>
            </w:tcPrChange>
          </w:tcPr>
          <w:p w14:paraId="154D4D84" w14:textId="33A0030B" w:rsidR="003F4FB8" w:rsidRPr="003F4FB8" w:rsidRDefault="003F4FB8" w:rsidP="003F4FB8">
            <w:pPr>
              <w:ind w:left="1304" w:hanging="1304"/>
              <w:jc w:val="right"/>
              <w:rPr>
                <w:rFonts w:ascii="Times New Roman" w:hAnsi="Times New Roman"/>
                <w:b/>
                <w:bCs/>
                <w:color w:val="000000" w:themeColor="text1"/>
                <w:sz w:val="20"/>
                <w:szCs w:val="16"/>
                <w:lang w:val="en-GB"/>
              </w:rPr>
            </w:pPr>
            <w:ins w:id="307" w:author="Nils Droste [2]" w:date="2026-07-17T20:25:00Z" w16du:dateUtc="2026-07-17T18:25:00Z">
              <w:r w:rsidRPr="003F4FB8">
                <w:rPr>
                  <w:rFonts w:ascii="Times New Roman" w:hAnsi="Times New Roman"/>
                  <w:b/>
                  <w:bCs/>
                  <w:sz w:val="20"/>
                  <w:szCs w:val="16"/>
                  <w:rPrChange w:id="308" w:author="Nils Droste" w:date="2026-07-17T20:26:00Z" w16du:dateUtc="2026-07-17T18:26:00Z">
                    <w:rPr/>
                  </w:rPrChange>
                </w:rPr>
                <w:t>[-60.7, -0.3]</w:t>
              </w:r>
            </w:ins>
            <w:del w:id="309" w:author="Nils Droste [2]" w:date="2026-07-17T20:25:00Z" w16du:dateUtc="2026-07-17T18:25:00Z">
              <w:r w:rsidRPr="003F4FB8" w:rsidDel="005D1CD3">
                <w:rPr>
                  <w:rFonts w:ascii="Times New Roman" w:hAnsi="Times New Roman"/>
                  <w:b/>
                  <w:bCs/>
                  <w:vanish/>
                  <w:sz w:val="20"/>
                  <w:szCs w:val="16"/>
                  <w:rPrChange w:id="310" w:author="Nils Droste" w:date="2026-07-17T20:26:00Z" w16du:dateUtc="2026-07-17T18:26:00Z">
                    <w:rPr>
                      <w:vanish/>
                    </w:rPr>
                  </w:rPrChange>
                </w:rPr>
                <w:delText>[50.6, 377.7]</w:delText>
              </w:r>
            </w:del>
            <w:ins w:id="311" w:author="Codex final RPL revision" w:date="2026-07-17T08:17:00Z">
              <w:del w:id="312" w:author="Nils Droste [2]" w:date="2026-07-17T20:25:00Z" w16du:dateUtc="2026-07-17T18:25:00Z">
                <w:r w:rsidRPr="003F4FB8" w:rsidDel="005D1CD3">
                  <w:rPr>
                    <w:rFonts w:ascii="Times New Roman" w:hAnsi="Times New Roman"/>
                    <w:b/>
                    <w:bCs/>
                    <w:vanish/>
                    <w:sz w:val="20"/>
                    <w:szCs w:val="16"/>
                    <w:rPrChange w:id="313" w:author="Nils Droste" w:date="2026-07-17T20:26:00Z" w16du:dateUtc="2026-07-17T18:26:00Z">
                      <w:rPr>
                        <w:vanish/>
                      </w:rPr>
                    </w:rPrChange>
                  </w:rPr>
                  <w:delText>[-60.7, -0.3]</w:delText>
                </w:r>
              </w:del>
            </w:ins>
          </w:p>
        </w:tc>
      </w:tr>
      <w:tr w:rsidR="003F4FB8" w:rsidRPr="00801A66" w14:paraId="4D278205" w14:textId="77777777" w:rsidTr="00B26420">
        <w:trPr>
          <w:trHeight w:val="283"/>
          <w:tblCellSpacing w:w="15" w:type="dxa"/>
          <w:trPrChange w:id="314" w:author="Nils Droste" w:date="2026-07-17T20:32:00Z" w16du:dateUtc="2026-07-17T18:32:00Z">
            <w:trPr>
              <w:trHeight w:val="283"/>
              <w:tblCellSpacing w:w="15" w:type="dxa"/>
            </w:trPr>
          </w:trPrChange>
        </w:trPr>
        <w:tc>
          <w:tcPr>
            <w:tcW w:w="3465" w:type="dxa"/>
            <w:vAlign w:val="center"/>
            <w:hideMark/>
            <w:tcPrChange w:id="315" w:author="Nils Droste" w:date="2026-07-17T20:32:00Z" w16du:dateUtc="2026-07-17T18:32:00Z">
              <w:tcPr>
                <w:tcW w:w="3300" w:type="dxa"/>
                <w:vAlign w:val="center"/>
                <w:hideMark/>
              </w:tcPr>
            </w:tcPrChange>
          </w:tcPr>
          <w:p w14:paraId="51A37BFF" w14:textId="77777777" w:rsidR="003F4FB8" w:rsidRPr="00B26420" w:rsidRDefault="003F4FB8" w:rsidP="003F4FB8">
            <w:pPr>
              <w:rPr>
                <w:rFonts w:ascii="Times New Roman" w:hAnsi="Times New Roman"/>
                <w:b/>
                <w:bCs/>
                <w:color w:val="000000" w:themeColor="text1"/>
                <w:sz w:val="20"/>
                <w:lang w:val="en-GB"/>
              </w:rPr>
            </w:pPr>
            <w:del w:id="316" w:author="Codex final RPL revision" w:date="2026-07-17T08:17:00Z">
              <w:r w:rsidRPr="00B26420">
                <w:rPr>
                  <w:rFonts w:ascii="Times New Roman" w:hAnsi="Times New Roman"/>
                  <w:b/>
                  <w:bCs/>
                  <w:color w:val="000000" w:themeColor="text1"/>
                  <w:sz w:val="20"/>
                  <w:lang w:val="en-GB"/>
                </w:rPr>
                <w:delText>Standard deviation – Result-based Bird Diversity</w:delText>
              </w:r>
            </w:del>
            <w:ins w:id="317" w:author="Codex final RPL revision" w:date="2026-07-17T08:17:00Z">
              <w:r w:rsidRPr="00B26420">
                <w:rPr>
                  <w:rFonts w:ascii="Times New Roman" w:hAnsi="Times New Roman"/>
                  <w:b/>
                  <w:bCs/>
                  <w:color w:val="000000" w:themeColor="text1"/>
                  <w:sz w:val="20"/>
                  <w:lang w:val="en-GB"/>
                  <w:rPrChange w:id="318" w:author="Nils Droste" w:date="2026-07-17T20:32:00Z" w16du:dateUtc="2026-07-17T18:32:00Z">
                    <w:rPr>
                      <w:rFonts w:ascii="Times New Roman" w:hAnsi="Times New Roman"/>
                      <w:color w:val="000000" w:themeColor="text1"/>
                      <w:sz w:val="20"/>
                      <w:lang w:val="en-GB"/>
                    </w:rPr>
                  </w:rPrChange>
                </w:rPr>
                <w:t>SD – Public financing</w:t>
              </w:r>
            </w:ins>
          </w:p>
        </w:tc>
        <w:tc>
          <w:tcPr>
            <w:tcW w:w="795" w:type="dxa"/>
            <w:vAlign w:val="center"/>
            <w:hideMark/>
            <w:tcPrChange w:id="319" w:author="Nils Droste" w:date="2026-07-17T20:32:00Z" w16du:dateUtc="2026-07-17T18:32:00Z">
              <w:tcPr>
                <w:tcW w:w="1050" w:type="dxa"/>
                <w:gridSpan w:val="2"/>
                <w:vAlign w:val="center"/>
                <w:hideMark/>
              </w:tcPr>
            </w:tcPrChange>
          </w:tcPr>
          <w:p w14:paraId="07D8C493" w14:textId="77777777" w:rsidR="003F4FB8" w:rsidRDefault="003F4FB8" w:rsidP="003F4FB8">
            <w:pPr>
              <w:jc w:val="right"/>
              <w:rPr>
                <w:rFonts w:ascii="Times New Roman" w:hAnsi="Times New Roman"/>
                <w:b/>
                <w:bCs/>
                <w:color w:val="000000" w:themeColor="text1"/>
                <w:sz w:val="20"/>
                <w:lang w:val="en-GB"/>
              </w:rPr>
            </w:pPr>
            <w:del w:id="320" w:author="Codex final RPL revision" w:date="2026-07-17T08:17:00Z">
              <w:r>
                <w:rPr>
                  <w:rFonts w:ascii="Times New Roman" w:hAnsi="Times New Roman"/>
                  <w:b/>
                  <w:bCs/>
                  <w:color w:val="000000" w:themeColor="text1"/>
                  <w:sz w:val="20"/>
                  <w:lang w:val="en-GB"/>
                </w:rPr>
                <w:delText>1.2063</w:delText>
              </w:r>
            </w:del>
            <w:ins w:id="321" w:author="Codex final RPL revision" w:date="2026-07-17T08:17:00Z">
              <w:r>
                <w:rPr>
                  <w:rFonts w:ascii="Times New Roman" w:hAnsi="Times New Roman"/>
                  <w:b/>
                  <w:bCs/>
                  <w:color w:val="000000" w:themeColor="text1"/>
                  <w:sz w:val="20"/>
                  <w:lang w:val="en-GB"/>
                </w:rPr>
                <w:t>1.920</w:t>
              </w:r>
            </w:ins>
          </w:p>
        </w:tc>
        <w:tc>
          <w:tcPr>
            <w:tcW w:w="1395" w:type="dxa"/>
            <w:vAlign w:val="center"/>
            <w:hideMark/>
            <w:tcPrChange w:id="322" w:author="Nils Droste" w:date="2026-07-17T20:32:00Z" w16du:dateUtc="2026-07-17T18:32:00Z">
              <w:tcPr>
                <w:tcW w:w="900" w:type="dxa"/>
                <w:vAlign w:val="center"/>
                <w:hideMark/>
              </w:tcPr>
            </w:tcPrChange>
          </w:tcPr>
          <w:p w14:paraId="21F9F433" w14:textId="77777777" w:rsidR="003F4FB8" w:rsidRDefault="003F4FB8" w:rsidP="003F4FB8">
            <w:pPr>
              <w:jc w:val="right"/>
              <w:rPr>
                <w:rFonts w:ascii="Times New Roman" w:hAnsi="Times New Roman"/>
                <w:b/>
                <w:bCs/>
                <w:color w:val="000000" w:themeColor="text1"/>
                <w:sz w:val="20"/>
                <w:lang w:val="en-GB"/>
              </w:rPr>
            </w:pPr>
            <w:del w:id="323" w:author="Codex final RPL revision" w:date="2026-07-17T08:17:00Z">
              <w:r>
                <w:rPr>
                  <w:rFonts w:ascii="Times New Roman" w:hAnsi="Times New Roman"/>
                  <w:b/>
                  <w:bCs/>
                  <w:sz w:val="20"/>
                  <w:lang w:val="en-GB"/>
                </w:rPr>
                <w:delText>[0.5366, 1.8761]</w:delText>
              </w:r>
            </w:del>
            <w:ins w:id="324" w:author="Codex final RPL revision" w:date="2026-07-17T08:17:00Z">
              <w:r>
                <w:rPr>
                  <w:rFonts w:ascii="Times New Roman" w:hAnsi="Times New Roman"/>
                  <w:b/>
                  <w:bCs/>
                  <w:sz w:val="20"/>
                  <w:lang w:val="en-GB"/>
                </w:rPr>
                <w:t>[1.704, 2.136]</w:t>
              </w:r>
            </w:ins>
          </w:p>
        </w:tc>
        <w:tc>
          <w:tcPr>
            <w:tcW w:w="711" w:type="dxa"/>
            <w:hideMark/>
            <w:tcPrChange w:id="325" w:author="Nils Droste" w:date="2026-07-17T20:32:00Z" w16du:dateUtc="2026-07-17T18:32:00Z">
              <w:tcPr>
                <w:tcW w:w="1250" w:type="dxa"/>
                <w:gridSpan w:val="2"/>
                <w:vAlign w:val="center"/>
                <w:hideMark/>
              </w:tcPr>
            </w:tcPrChange>
          </w:tcPr>
          <w:p w14:paraId="0D1A163B" w14:textId="77777777" w:rsidR="003F4FB8" w:rsidRPr="00BC561D" w:rsidRDefault="003F4FB8" w:rsidP="003F4FB8">
            <w:pPr>
              <w:jc w:val="right"/>
              <w:rPr>
                <w:rFonts w:ascii="Times New Roman" w:hAnsi="Times New Roman"/>
                <w:b/>
                <w:bCs/>
                <w:color w:val="000000" w:themeColor="text1"/>
                <w:sz w:val="20"/>
                <w:szCs w:val="16"/>
                <w:lang w:val="en-GB"/>
              </w:rPr>
            </w:pPr>
          </w:p>
        </w:tc>
        <w:tc>
          <w:tcPr>
            <w:tcW w:w="2154" w:type="dxa"/>
            <w:hideMark/>
            <w:tcPrChange w:id="326" w:author="Nils Droste" w:date="2026-07-17T20:32:00Z" w16du:dateUtc="2026-07-17T18:32:00Z">
              <w:tcPr>
                <w:tcW w:w="2200" w:type="dxa"/>
                <w:vAlign w:val="center"/>
                <w:hideMark/>
              </w:tcPr>
            </w:tcPrChange>
          </w:tcPr>
          <w:p w14:paraId="3CD396C6" w14:textId="77777777" w:rsidR="003F4FB8" w:rsidRPr="00BC561D" w:rsidRDefault="003F4FB8" w:rsidP="003F4FB8">
            <w:pPr>
              <w:ind w:left="1304" w:hanging="1304"/>
              <w:jc w:val="right"/>
              <w:rPr>
                <w:rFonts w:ascii="Times New Roman" w:hAnsi="Times New Roman"/>
                <w:b/>
                <w:bCs/>
                <w:color w:val="000000" w:themeColor="text1"/>
                <w:sz w:val="20"/>
                <w:szCs w:val="16"/>
                <w:lang w:val="en-GB"/>
              </w:rPr>
            </w:pPr>
          </w:p>
        </w:tc>
      </w:tr>
      <w:tr w:rsidR="003F4FB8" w:rsidRPr="00801A66" w14:paraId="187DC8DC" w14:textId="77777777" w:rsidTr="00B26420">
        <w:trPr>
          <w:trHeight w:val="283"/>
          <w:tblCellSpacing w:w="15" w:type="dxa"/>
          <w:trPrChange w:id="327" w:author="Nils Droste" w:date="2026-07-17T20:32:00Z" w16du:dateUtc="2026-07-17T18:32:00Z">
            <w:trPr>
              <w:trHeight w:val="283"/>
              <w:tblCellSpacing w:w="15" w:type="dxa"/>
            </w:trPr>
          </w:trPrChange>
        </w:trPr>
        <w:tc>
          <w:tcPr>
            <w:tcW w:w="3465" w:type="dxa"/>
            <w:vAlign w:val="center"/>
            <w:tcPrChange w:id="328" w:author="Nils Droste" w:date="2026-07-17T20:32:00Z" w16du:dateUtc="2026-07-17T18:32:00Z">
              <w:tcPr>
                <w:tcW w:w="3300" w:type="dxa"/>
                <w:vAlign w:val="center"/>
              </w:tcPr>
            </w:tcPrChange>
          </w:tcPr>
          <w:p w14:paraId="1C4BEC65" w14:textId="77777777" w:rsidR="003F4FB8" w:rsidRDefault="003F4FB8" w:rsidP="003F4FB8">
            <w:pPr>
              <w:rPr>
                <w:rFonts w:ascii="Times New Roman" w:hAnsi="Times New Roman"/>
                <w:b/>
                <w:bCs/>
                <w:color w:val="000000" w:themeColor="text1"/>
                <w:sz w:val="20"/>
                <w:lang w:val="en-GB"/>
              </w:rPr>
            </w:pPr>
            <w:del w:id="329" w:author="Codex final RPL revision" w:date="2026-07-17T08:17:00Z">
              <w:r>
                <w:rPr>
                  <w:rFonts w:ascii="Times New Roman" w:hAnsi="Times New Roman"/>
                  <w:b/>
                  <w:bCs/>
                  <w:color w:val="000000" w:themeColor="text1"/>
                  <w:sz w:val="20"/>
                  <w:lang w:val="en-GB"/>
                </w:rPr>
                <w:delText>Result-based – Age Variation</w:delText>
              </w:r>
            </w:del>
            <w:ins w:id="330" w:author="Codex final RPL revision" w:date="2026-07-17T08:17:00Z">
              <w:r>
                <w:rPr>
                  <w:rFonts w:ascii="Times New Roman" w:hAnsi="Times New Roman"/>
                  <w:color w:val="000000" w:themeColor="text1"/>
                  <w:sz w:val="20"/>
                  <w:lang w:val="en-GB"/>
                </w:rPr>
                <w:t>Blended public-private financing</w:t>
              </w:r>
            </w:ins>
          </w:p>
        </w:tc>
        <w:tc>
          <w:tcPr>
            <w:tcW w:w="795" w:type="dxa"/>
            <w:vAlign w:val="center"/>
            <w:tcPrChange w:id="331" w:author="Nils Droste" w:date="2026-07-17T20:32:00Z" w16du:dateUtc="2026-07-17T18:32:00Z">
              <w:tcPr>
                <w:tcW w:w="1050" w:type="dxa"/>
                <w:gridSpan w:val="2"/>
                <w:vAlign w:val="center"/>
              </w:tcPr>
            </w:tcPrChange>
          </w:tcPr>
          <w:p w14:paraId="27B89697" w14:textId="77777777" w:rsidR="003F4FB8" w:rsidRDefault="003F4FB8" w:rsidP="003F4FB8">
            <w:pPr>
              <w:jc w:val="right"/>
              <w:rPr>
                <w:rFonts w:ascii="Times New Roman" w:hAnsi="Times New Roman"/>
                <w:b/>
                <w:bCs/>
                <w:color w:val="000000" w:themeColor="text1"/>
                <w:sz w:val="20"/>
                <w:lang w:val="en-GB"/>
              </w:rPr>
            </w:pPr>
            <w:del w:id="332" w:author="Codex final RPL revision" w:date="2026-07-17T08:17:00Z">
              <w:r>
                <w:rPr>
                  <w:rFonts w:ascii="Times New Roman" w:hAnsi="Times New Roman"/>
                  <w:b/>
                  <w:bCs/>
                  <w:color w:val="000000" w:themeColor="text1"/>
                  <w:sz w:val="20"/>
                  <w:lang w:val="en-GB"/>
                </w:rPr>
                <w:delText>0.6718</w:delText>
              </w:r>
            </w:del>
            <w:ins w:id="333" w:author="Codex final RPL revision" w:date="2026-07-17T08:17:00Z">
              <w:r>
                <w:rPr>
                  <w:rFonts w:ascii="Times New Roman" w:hAnsi="Times New Roman"/>
                  <w:color w:val="000000" w:themeColor="text1"/>
                  <w:sz w:val="20"/>
                  <w:lang w:val="en-GB"/>
                </w:rPr>
                <w:t>0.096</w:t>
              </w:r>
            </w:ins>
          </w:p>
        </w:tc>
        <w:tc>
          <w:tcPr>
            <w:tcW w:w="1395" w:type="dxa"/>
            <w:vAlign w:val="center"/>
            <w:tcPrChange w:id="334" w:author="Nils Droste" w:date="2026-07-17T20:32:00Z" w16du:dateUtc="2026-07-17T18:32:00Z">
              <w:tcPr>
                <w:tcW w:w="900" w:type="dxa"/>
                <w:vAlign w:val="center"/>
              </w:tcPr>
            </w:tcPrChange>
          </w:tcPr>
          <w:p w14:paraId="6F75E5A9" w14:textId="77777777" w:rsidR="003F4FB8" w:rsidRDefault="003F4FB8" w:rsidP="003F4FB8">
            <w:pPr>
              <w:jc w:val="right"/>
              <w:rPr>
                <w:rFonts w:ascii="Times New Roman" w:hAnsi="Times New Roman"/>
                <w:b/>
                <w:bCs/>
                <w:color w:val="000000" w:themeColor="text1"/>
                <w:sz w:val="20"/>
                <w:lang w:val="en-GB"/>
              </w:rPr>
            </w:pPr>
            <w:del w:id="335" w:author="Codex final RPL revision" w:date="2026-07-17T08:17:00Z">
              <w:r>
                <w:rPr>
                  <w:rFonts w:ascii="Times New Roman" w:hAnsi="Times New Roman"/>
                  <w:b/>
                  <w:bCs/>
                  <w:color w:val="000000" w:themeColor="text1"/>
                  <w:sz w:val="20"/>
                  <w:lang w:val="en-GB"/>
                </w:rPr>
                <w:delText>[0.4785, 0.865]</w:delText>
              </w:r>
            </w:del>
            <w:ins w:id="336" w:author="Codex final RPL revision" w:date="2026-07-17T08:17:00Z">
              <w:r>
                <w:rPr>
                  <w:rFonts w:ascii="Times New Roman" w:hAnsi="Times New Roman"/>
                  <w:color w:val="000000" w:themeColor="text1"/>
                  <w:sz w:val="20"/>
                  <w:lang w:val="en-GB"/>
                </w:rPr>
                <w:t>[-0.071, 0.262]</w:t>
              </w:r>
            </w:ins>
          </w:p>
        </w:tc>
        <w:tc>
          <w:tcPr>
            <w:tcW w:w="711" w:type="dxa"/>
            <w:tcPrChange w:id="337" w:author="Nils Droste" w:date="2026-07-17T20:32:00Z" w16du:dateUtc="2026-07-17T18:32:00Z">
              <w:tcPr>
                <w:tcW w:w="1250" w:type="dxa"/>
                <w:gridSpan w:val="2"/>
                <w:vAlign w:val="center"/>
              </w:tcPr>
            </w:tcPrChange>
          </w:tcPr>
          <w:p w14:paraId="18F87730" w14:textId="06381035" w:rsidR="003F4FB8" w:rsidRPr="00BC561D" w:rsidRDefault="003F4FB8" w:rsidP="003F4FB8">
            <w:pPr>
              <w:jc w:val="right"/>
              <w:rPr>
                <w:rFonts w:ascii="Times New Roman" w:hAnsi="Times New Roman"/>
                <w:b/>
                <w:bCs/>
                <w:color w:val="000000" w:themeColor="text1"/>
                <w:sz w:val="20"/>
                <w:szCs w:val="16"/>
                <w:lang w:val="en-GB"/>
              </w:rPr>
            </w:pPr>
            <w:ins w:id="338" w:author="Nils Droste [2]" w:date="2026-07-17T20:25:00Z" w16du:dateUtc="2026-07-17T18:25:00Z">
              <w:r w:rsidRPr="00BC561D">
                <w:rPr>
                  <w:rFonts w:ascii="Times New Roman" w:hAnsi="Times New Roman"/>
                  <w:sz w:val="20"/>
                  <w:szCs w:val="16"/>
                  <w:rPrChange w:id="339" w:author="Nils Droste" w:date="2026-07-17T20:25:00Z" w16du:dateUtc="2026-07-17T18:25:00Z">
                    <w:rPr/>
                  </w:rPrChange>
                </w:rPr>
                <w:t>-19.4</w:t>
              </w:r>
            </w:ins>
            <w:del w:id="340" w:author="Nils Droste [2]" w:date="2026-07-17T20:25:00Z" w16du:dateUtc="2026-07-17T18:25:00Z">
              <w:r w:rsidRPr="00BC561D" w:rsidDel="005D1CD3">
                <w:rPr>
                  <w:rFonts w:ascii="Times New Roman" w:hAnsi="Times New Roman"/>
                  <w:vanish/>
                  <w:sz w:val="20"/>
                  <w:szCs w:val="16"/>
                  <w:rPrChange w:id="341" w:author="Nils Droste" w:date="2026-07-17T20:25:00Z" w16du:dateUtc="2026-07-17T18:25:00Z">
                    <w:rPr>
                      <w:vanish/>
                    </w:rPr>
                  </w:rPrChange>
                </w:rPr>
                <w:delText>-564.6</w:delText>
              </w:r>
            </w:del>
            <w:ins w:id="342" w:author="Codex final RPL revision" w:date="2026-07-17T08:17:00Z">
              <w:del w:id="343" w:author="Nils Droste [2]" w:date="2026-07-17T20:25:00Z" w16du:dateUtc="2026-07-17T18:25:00Z">
                <w:r w:rsidRPr="00BC561D" w:rsidDel="005D1CD3">
                  <w:rPr>
                    <w:rFonts w:ascii="Times New Roman" w:hAnsi="Times New Roman"/>
                    <w:vanish/>
                    <w:sz w:val="20"/>
                    <w:szCs w:val="16"/>
                    <w:rPrChange w:id="344" w:author="Nils Droste" w:date="2026-07-17T20:25:00Z" w16du:dateUtc="2026-07-17T18:25:00Z">
                      <w:rPr>
                        <w:vanish/>
                      </w:rPr>
                    </w:rPrChange>
                  </w:rPr>
                  <w:delText>-19.4</w:delText>
                </w:r>
              </w:del>
            </w:ins>
          </w:p>
        </w:tc>
        <w:tc>
          <w:tcPr>
            <w:tcW w:w="2154" w:type="dxa"/>
            <w:tcPrChange w:id="345" w:author="Nils Droste" w:date="2026-07-17T20:32:00Z" w16du:dateUtc="2026-07-17T18:32:00Z">
              <w:tcPr>
                <w:tcW w:w="2200" w:type="dxa"/>
                <w:vAlign w:val="center"/>
              </w:tcPr>
            </w:tcPrChange>
          </w:tcPr>
          <w:p w14:paraId="0F012A68" w14:textId="3B87941D" w:rsidR="003F4FB8" w:rsidRPr="00BC561D" w:rsidRDefault="003F4FB8" w:rsidP="003F4FB8">
            <w:pPr>
              <w:ind w:left="1304" w:hanging="1304"/>
              <w:jc w:val="right"/>
              <w:rPr>
                <w:rFonts w:ascii="Times New Roman" w:hAnsi="Times New Roman"/>
                <w:b/>
                <w:bCs/>
                <w:color w:val="000000" w:themeColor="text1"/>
                <w:sz w:val="20"/>
                <w:szCs w:val="16"/>
                <w:lang w:val="en-GB"/>
              </w:rPr>
            </w:pPr>
            <w:ins w:id="346" w:author="Nils Droste [2]" w:date="2026-07-17T20:25:00Z" w16du:dateUtc="2026-07-17T18:25:00Z">
              <w:r w:rsidRPr="00BC561D">
                <w:rPr>
                  <w:rFonts w:ascii="Times New Roman" w:hAnsi="Times New Roman"/>
                  <w:sz w:val="20"/>
                  <w:szCs w:val="16"/>
                  <w:rPrChange w:id="347" w:author="Nils Droste" w:date="2026-07-17T20:25:00Z" w16du:dateUtc="2026-07-17T18:25:00Z">
                    <w:rPr/>
                  </w:rPrChange>
                </w:rPr>
                <w:t>[-53.5, 14.7]</w:t>
              </w:r>
            </w:ins>
            <w:del w:id="348" w:author="Nils Droste [2]" w:date="2026-07-17T20:25:00Z" w16du:dateUtc="2026-07-17T18:25:00Z">
              <w:r w:rsidRPr="00BC561D" w:rsidDel="005D1CD3">
                <w:rPr>
                  <w:rFonts w:ascii="Times New Roman" w:hAnsi="Times New Roman"/>
                  <w:vanish/>
                  <w:sz w:val="20"/>
                  <w:szCs w:val="16"/>
                  <w:rPrChange w:id="349" w:author="Nils Droste" w:date="2026-07-17T20:25:00Z" w16du:dateUtc="2026-07-17T18:25:00Z">
                    <w:rPr>
                      <w:vanish/>
                    </w:rPr>
                  </w:rPrChange>
                </w:rPr>
                <w:delText>[-727.0, -402.2]</w:delText>
              </w:r>
            </w:del>
            <w:ins w:id="350" w:author="Codex final RPL revision" w:date="2026-07-17T08:17:00Z">
              <w:del w:id="351" w:author="Nils Droste [2]" w:date="2026-07-17T20:25:00Z" w16du:dateUtc="2026-07-17T18:25:00Z">
                <w:r w:rsidRPr="00BC561D" w:rsidDel="005D1CD3">
                  <w:rPr>
                    <w:rFonts w:ascii="Times New Roman" w:hAnsi="Times New Roman"/>
                    <w:vanish/>
                    <w:sz w:val="20"/>
                    <w:szCs w:val="16"/>
                    <w:rPrChange w:id="352" w:author="Nils Droste" w:date="2026-07-17T20:25:00Z" w16du:dateUtc="2026-07-17T18:25:00Z">
                      <w:rPr>
                        <w:vanish/>
                      </w:rPr>
                    </w:rPrChange>
                  </w:rPr>
                  <w:delText>[-53.5, 14.7]</w:delText>
                </w:r>
              </w:del>
            </w:ins>
          </w:p>
        </w:tc>
      </w:tr>
      <w:tr w:rsidR="003F4FB8" w:rsidRPr="00801A66" w14:paraId="608A4666" w14:textId="77777777" w:rsidTr="00B26420">
        <w:trPr>
          <w:trHeight w:val="283"/>
          <w:tblCellSpacing w:w="15" w:type="dxa"/>
          <w:trPrChange w:id="353" w:author="Nils Droste" w:date="2026-07-17T20:32:00Z" w16du:dateUtc="2026-07-17T18:32:00Z">
            <w:trPr>
              <w:trHeight w:val="283"/>
              <w:tblCellSpacing w:w="15" w:type="dxa"/>
            </w:trPr>
          </w:trPrChange>
        </w:trPr>
        <w:tc>
          <w:tcPr>
            <w:tcW w:w="3465" w:type="dxa"/>
            <w:vAlign w:val="center"/>
            <w:hideMark/>
            <w:tcPrChange w:id="354" w:author="Nils Droste" w:date="2026-07-17T20:32:00Z" w16du:dateUtc="2026-07-17T18:32:00Z">
              <w:tcPr>
                <w:tcW w:w="3300" w:type="dxa"/>
                <w:vAlign w:val="center"/>
                <w:hideMark/>
              </w:tcPr>
            </w:tcPrChange>
          </w:tcPr>
          <w:p w14:paraId="3AC49393" w14:textId="77777777" w:rsidR="003F4FB8" w:rsidRPr="00B26420" w:rsidRDefault="003F4FB8" w:rsidP="003F4FB8">
            <w:pPr>
              <w:rPr>
                <w:rFonts w:ascii="Times New Roman" w:hAnsi="Times New Roman"/>
                <w:b/>
                <w:bCs/>
                <w:color w:val="000000" w:themeColor="text1"/>
                <w:sz w:val="20"/>
                <w:lang w:val="en-GB"/>
              </w:rPr>
            </w:pPr>
            <w:del w:id="355" w:author="Codex final RPL revision" w:date="2026-07-17T08:17:00Z">
              <w:r w:rsidRPr="00B26420">
                <w:rPr>
                  <w:rFonts w:ascii="Times New Roman" w:hAnsi="Times New Roman"/>
                  <w:b/>
                  <w:bCs/>
                  <w:color w:val="000000" w:themeColor="text1"/>
                  <w:sz w:val="20"/>
                  <w:lang w:val="en-GB"/>
                </w:rPr>
                <w:lastRenderedPageBreak/>
                <w:delText>Result-based – Variety of Tree Species</w:delText>
              </w:r>
            </w:del>
            <w:ins w:id="356" w:author="Codex final RPL revision" w:date="2026-07-17T08:17:00Z">
              <w:r w:rsidRPr="00B26420">
                <w:rPr>
                  <w:rFonts w:ascii="Times New Roman" w:hAnsi="Times New Roman"/>
                  <w:b/>
                  <w:bCs/>
                  <w:color w:val="000000" w:themeColor="text1"/>
                  <w:sz w:val="20"/>
                  <w:lang w:val="en-GB"/>
                  <w:rPrChange w:id="357" w:author="Nils Droste" w:date="2026-07-17T20:32:00Z" w16du:dateUtc="2026-07-17T18:32:00Z">
                    <w:rPr>
                      <w:rFonts w:ascii="Times New Roman" w:hAnsi="Times New Roman"/>
                      <w:color w:val="000000" w:themeColor="text1"/>
                      <w:sz w:val="20"/>
                      <w:lang w:val="en-GB"/>
                    </w:rPr>
                  </w:rPrChange>
                </w:rPr>
                <w:t>SD – Blended public-private financing</w:t>
              </w:r>
            </w:ins>
          </w:p>
        </w:tc>
        <w:tc>
          <w:tcPr>
            <w:tcW w:w="795" w:type="dxa"/>
            <w:vAlign w:val="center"/>
            <w:hideMark/>
            <w:tcPrChange w:id="358" w:author="Nils Droste" w:date="2026-07-17T20:32:00Z" w16du:dateUtc="2026-07-17T18:32:00Z">
              <w:tcPr>
                <w:tcW w:w="1050" w:type="dxa"/>
                <w:gridSpan w:val="2"/>
                <w:vAlign w:val="center"/>
                <w:hideMark/>
              </w:tcPr>
            </w:tcPrChange>
          </w:tcPr>
          <w:p w14:paraId="225E464C" w14:textId="77777777" w:rsidR="003F4FB8" w:rsidRDefault="003F4FB8" w:rsidP="003F4FB8">
            <w:pPr>
              <w:jc w:val="right"/>
              <w:rPr>
                <w:rFonts w:ascii="Times New Roman" w:hAnsi="Times New Roman"/>
                <w:b/>
                <w:bCs/>
                <w:color w:val="000000" w:themeColor="text1"/>
                <w:sz w:val="20"/>
                <w:lang w:val="en-GB"/>
              </w:rPr>
            </w:pPr>
            <w:del w:id="359" w:author="Codex final RPL revision" w:date="2026-07-17T08:17:00Z">
              <w:r>
                <w:rPr>
                  <w:rFonts w:ascii="Times New Roman" w:hAnsi="Times New Roman"/>
                  <w:b/>
                  <w:bCs/>
                  <w:color w:val="000000" w:themeColor="text1"/>
                  <w:sz w:val="20"/>
                  <w:lang w:val="en-GB"/>
                </w:rPr>
                <w:delText>0.5802</w:delText>
              </w:r>
            </w:del>
            <w:ins w:id="360" w:author="Codex final RPL revision" w:date="2026-07-17T08:17:00Z">
              <w:r>
                <w:rPr>
                  <w:rFonts w:ascii="Times New Roman" w:hAnsi="Times New Roman"/>
                  <w:b/>
                  <w:bCs/>
                  <w:color w:val="000000" w:themeColor="text1"/>
                  <w:sz w:val="20"/>
                  <w:lang w:val="en-GB"/>
                </w:rPr>
                <w:t>1.918</w:t>
              </w:r>
            </w:ins>
          </w:p>
        </w:tc>
        <w:tc>
          <w:tcPr>
            <w:tcW w:w="1395" w:type="dxa"/>
            <w:vAlign w:val="center"/>
            <w:hideMark/>
            <w:tcPrChange w:id="361" w:author="Nils Droste" w:date="2026-07-17T20:32:00Z" w16du:dateUtc="2026-07-17T18:32:00Z">
              <w:tcPr>
                <w:tcW w:w="900" w:type="dxa"/>
                <w:vAlign w:val="center"/>
                <w:hideMark/>
              </w:tcPr>
            </w:tcPrChange>
          </w:tcPr>
          <w:p w14:paraId="15BB8790" w14:textId="77777777" w:rsidR="003F4FB8" w:rsidRDefault="003F4FB8" w:rsidP="003F4FB8">
            <w:pPr>
              <w:jc w:val="right"/>
              <w:rPr>
                <w:rFonts w:ascii="Times New Roman" w:hAnsi="Times New Roman"/>
                <w:b/>
                <w:bCs/>
                <w:color w:val="000000" w:themeColor="text1"/>
                <w:sz w:val="20"/>
                <w:lang w:val="en-GB"/>
              </w:rPr>
            </w:pPr>
            <w:del w:id="362" w:author="Codex final RPL revision" w:date="2026-07-17T08:17:00Z">
              <w:r>
                <w:rPr>
                  <w:rFonts w:ascii="Times New Roman" w:hAnsi="Times New Roman"/>
                  <w:b/>
                  <w:bCs/>
                  <w:color w:val="000000" w:themeColor="text1"/>
                  <w:sz w:val="20"/>
                  <w:lang w:val="en-GB"/>
                </w:rPr>
                <w:delText>[0.3919, 0.7684]</w:delText>
              </w:r>
            </w:del>
            <w:ins w:id="363" w:author="Codex final RPL revision" w:date="2026-07-17T08:17:00Z">
              <w:r>
                <w:rPr>
                  <w:rFonts w:ascii="Times New Roman" w:hAnsi="Times New Roman"/>
                  <w:b/>
                  <w:bCs/>
                  <w:color w:val="000000" w:themeColor="text1"/>
                  <w:sz w:val="20"/>
                  <w:lang w:val="en-GB"/>
                </w:rPr>
                <w:t>[1.647, 2.189]</w:t>
              </w:r>
            </w:ins>
          </w:p>
        </w:tc>
        <w:tc>
          <w:tcPr>
            <w:tcW w:w="711" w:type="dxa"/>
            <w:hideMark/>
            <w:tcPrChange w:id="364" w:author="Nils Droste" w:date="2026-07-17T20:32:00Z" w16du:dateUtc="2026-07-17T18:32:00Z">
              <w:tcPr>
                <w:tcW w:w="1250" w:type="dxa"/>
                <w:gridSpan w:val="2"/>
                <w:vAlign w:val="center"/>
                <w:hideMark/>
              </w:tcPr>
            </w:tcPrChange>
          </w:tcPr>
          <w:p w14:paraId="564C4A65" w14:textId="5B49DDB9" w:rsidR="003F4FB8" w:rsidRPr="00BC561D" w:rsidRDefault="003F4FB8" w:rsidP="003F4FB8">
            <w:pPr>
              <w:jc w:val="right"/>
              <w:rPr>
                <w:rFonts w:ascii="Times New Roman" w:hAnsi="Times New Roman"/>
                <w:b/>
                <w:bCs/>
                <w:color w:val="000000" w:themeColor="text1"/>
                <w:sz w:val="20"/>
                <w:szCs w:val="16"/>
                <w:lang w:val="en-GB"/>
              </w:rPr>
            </w:pPr>
            <w:del w:id="365" w:author="Nils Droste [2]" w:date="2026-07-17T20:25:00Z" w16du:dateUtc="2026-07-17T18:25:00Z">
              <w:r w:rsidRPr="00BC561D" w:rsidDel="005D1CD3">
                <w:rPr>
                  <w:rFonts w:ascii="Times New Roman" w:hAnsi="Times New Roman"/>
                  <w:vanish/>
                  <w:sz w:val="20"/>
                  <w:szCs w:val="16"/>
                  <w:rPrChange w:id="366" w:author="Nils Droste" w:date="2026-07-17T20:25:00Z" w16du:dateUtc="2026-07-17T18:25:00Z">
                    <w:rPr>
                      <w:vanish/>
                    </w:rPr>
                  </w:rPrChange>
                </w:rPr>
                <w:delText>-487.6</w:delText>
              </w:r>
            </w:del>
          </w:p>
        </w:tc>
        <w:tc>
          <w:tcPr>
            <w:tcW w:w="2154" w:type="dxa"/>
            <w:hideMark/>
            <w:tcPrChange w:id="367" w:author="Nils Droste" w:date="2026-07-17T20:32:00Z" w16du:dateUtc="2026-07-17T18:32:00Z">
              <w:tcPr>
                <w:tcW w:w="2200" w:type="dxa"/>
                <w:vAlign w:val="center"/>
                <w:hideMark/>
              </w:tcPr>
            </w:tcPrChange>
          </w:tcPr>
          <w:p w14:paraId="47CEEF8A" w14:textId="3BCBDD18" w:rsidR="003F4FB8" w:rsidRPr="00BC561D" w:rsidRDefault="003F4FB8" w:rsidP="003F4FB8">
            <w:pPr>
              <w:ind w:left="1304" w:hanging="1304"/>
              <w:jc w:val="right"/>
              <w:rPr>
                <w:rFonts w:ascii="Times New Roman" w:hAnsi="Times New Roman"/>
                <w:b/>
                <w:bCs/>
                <w:color w:val="000000" w:themeColor="text1"/>
                <w:sz w:val="20"/>
                <w:szCs w:val="16"/>
                <w:lang w:val="en-GB"/>
              </w:rPr>
            </w:pPr>
            <w:del w:id="368" w:author="Nils Droste [2]" w:date="2026-07-17T20:25:00Z" w16du:dateUtc="2026-07-17T18:25:00Z">
              <w:r w:rsidRPr="00BC561D" w:rsidDel="005D1CD3">
                <w:rPr>
                  <w:rFonts w:ascii="Times New Roman" w:hAnsi="Times New Roman"/>
                  <w:vanish/>
                  <w:sz w:val="20"/>
                  <w:szCs w:val="16"/>
                  <w:rPrChange w:id="369" w:author="Nils Droste" w:date="2026-07-17T20:25:00Z" w16du:dateUtc="2026-07-17T18:25:00Z">
                    <w:rPr>
                      <w:vanish/>
                    </w:rPr>
                  </w:rPrChange>
                </w:rPr>
                <w:delText>[-645.8, -329.4]</w:delText>
              </w:r>
            </w:del>
          </w:p>
        </w:tc>
      </w:tr>
      <w:tr w:rsidR="003F4FB8" w:rsidRPr="00801A66" w14:paraId="28EB4426" w14:textId="77777777" w:rsidTr="00B26420">
        <w:trPr>
          <w:trHeight w:val="283"/>
          <w:tblCellSpacing w:w="15" w:type="dxa"/>
          <w:trPrChange w:id="370" w:author="Nils Droste" w:date="2026-07-17T20:32:00Z" w16du:dateUtc="2026-07-17T18:32:00Z">
            <w:trPr>
              <w:trHeight w:val="283"/>
              <w:tblCellSpacing w:w="15" w:type="dxa"/>
            </w:trPr>
          </w:trPrChange>
        </w:trPr>
        <w:tc>
          <w:tcPr>
            <w:tcW w:w="3465" w:type="dxa"/>
            <w:vAlign w:val="center"/>
            <w:tcPrChange w:id="371" w:author="Nils Droste" w:date="2026-07-17T20:32:00Z" w16du:dateUtc="2026-07-17T18:32:00Z">
              <w:tcPr>
                <w:tcW w:w="3300" w:type="dxa"/>
                <w:vAlign w:val="center"/>
              </w:tcPr>
            </w:tcPrChange>
          </w:tcPr>
          <w:p w14:paraId="68C85BB8" w14:textId="77777777" w:rsidR="003F4FB8" w:rsidRPr="00B26420" w:rsidRDefault="003F4FB8" w:rsidP="003F4FB8">
            <w:pPr>
              <w:rPr>
                <w:rFonts w:ascii="Times New Roman" w:hAnsi="Times New Roman"/>
                <w:b/>
                <w:bCs/>
                <w:color w:val="000000" w:themeColor="text1"/>
                <w:sz w:val="20"/>
                <w:lang w:val="en-GB"/>
                <w:rPrChange w:id="372" w:author="Nils Droste" w:date="2026-07-17T20:32:00Z" w16du:dateUtc="2026-07-17T18:32:00Z">
                  <w:rPr>
                    <w:rFonts w:ascii="Times New Roman" w:hAnsi="Times New Roman"/>
                    <w:color w:val="000000" w:themeColor="text1"/>
                    <w:sz w:val="20"/>
                    <w:lang w:val="en-GB"/>
                  </w:rPr>
                </w:rPrChange>
              </w:rPr>
            </w:pPr>
            <w:del w:id="373" w:author="Codex final RPL revision" w:date="2026-07-17T08:17:00Z">
              <w:r w:rsidRPr="00B26420">
                <w:rPr>
                  <w:rFonts w:ascii="Times New Roman" w:hAnsi="Times New Roman"/>
                  <w:b/>
                  <w:bCs/>
                  <w:color w:val="000000" w:themeColor="text1"/>
                  <w:sz w:val="20"/>
                  <w:lang w:val="en-GB"/>
                  <w:rPrChange w:id="374" w:author="Nils Droste" w:date="2026-07-17T20:32:00Z" w16du:dateUtc="2026-07-17T18:32:00Z">
                    <w:rPr>
                      <w:rFonts w:ascii="Times New Roman" w:hAnsi="Times New Roman"/>
                      <w:color w:val="000000" w:themeColor="text1"/>
                      <w:sz w:val="20"/>
                      <w:lang w:val="en-GB"/>
                    </w:rPr>
                  </w:rPrChange>
                </w:rPr>
                <w:delText>Result-based – Old Forest 120 Years</w:delText>
              </w:r>
            </w:del>
            <w:ins w:id="375" w:author="Codex final RPL revision" w:date="2026-07-17T08:17:00Z">
              <w:r w:rsidRPr="00B26420">
                <w:rPr>
                  <w:rFonts w:ascii="Times New Roman" w:hAnsi="Times New Roman"/>
                  <w:b/>
                  <w:bCs/>
                  <w:color w:val="000000" w:themeColor="text1"/>
                  <w:sz w:val="20"/>
                  <w:lang w:val="en-GB"/>
                  <w:rPrChange w:id="376" w:author="Nils Droste" w:date="2026-07-17T20:32:00Z" w16du:dateUtc="2026-07-17T18:32:00Z">
                    <w:rPr>
                      <w:rFonts w:ascii="Times New Roman" w:hAnsi="Times New Roman"/>
                      <w:color w:val="000000" w:themeColor="text1"/>
                      <w:sz w:val="20"/>
                      <w:lang w:val="en-GB"/>
                    </w:rPr>
                  </w:rPrChange>
                </w:rPr>
                <w:t>Diversity of bird species</w:t>
              </w:r>
            </w:ins>
          </w:p>
        </w:tc>
        <w:tc>
          <w:tcPr>
            <w:tcW w:w="795" w:type="dxa"/>
            <w:vAlign w:val="center"/>
            <w:tcPrChange w:id="377" w:author="Nils Droste" w:date="2026-07-17T20:32:00Z" w16du:dateUtc="2026-07-17T18:32:00Z">
              <w:tcPr>
                <w:tcW w:w="1050" w:type="dxa"/>
                <w:gridSpan w:val="2"/>
                <w:vAlign w:val="center"/>
              </w:tcPr>
            </w:tcPrChange>
          </w:tcPr>
          <w:p w14:paraId="697392D5" w14:textId="77777777" w:rsidR="003F4FB8" w:rsidRDefault="003F4FB8" w:rsidP="003F4FB8">
            <w:pPr>
              <w:jc w:val="right"/>
              <w:rPr>
                <w:rFonts w:ascii="Times New Roman" w:hAnsi="Times New Roman"/>
                <w:color w:val="000000" w:themeColor="text1"/>
                <w:sz w:val="20"/>
                <w:lang w:val="en-GB"/>
              </w:rPr>
            </w:pPr>
            <w:del w:id="378" w:author="Codex final RPL revision" w:date="2026-07-17T08:17:00Z">
              <w:r>
                <w:rPr>
                  <w:rFonts w:ascii="Times New Roman" w:hAnsi="Times New Roman"/>
                  <w:color w:val="000000" w:themeColor="text1"/>
                  <w:sz w:val="20"/>
                  <w:lang w:val="en-GB"/>
                </w:rPr>
                <w:delText>0.0244</w:delText>
              </w:r>
            </w:del>
            <w:ins w:id="379" w:author="Codex final RPL revision" w:date="2026-07-17T08:17:00Z">
              <w:r>
                <w:rPr>
                  <w:rFonts w:ascii="Times New Roman" w:hAnsi="Times New Roman"/>
                  <w:b/>
                  <w:bCs/>
                  <w:color w:val="000000" w:themeColor="text1"/>
                  <w:sz w:val="20"/>
                  <w:lang w:val="en-GB"/>
                </w:rPr>
                <w:t>-1.570</w:t>
              </w:r>
            </w:ins>
          </w:p>
        </w:tc>
        <w:tc>
          <w:tcPr>
            <w:tcW w:w="1395" w:type="dxa"/>
            <w:vAlign w:val="center"/>
            <w:tcPrChange w:id="380" w:author="Nils Droste" w:date="2026-07-17T20:32:00Z" w16du:dateUtc="2026-07-17T18:32:00Z">
              <w:tcPr>
                <w:tcW w:w="900" w:type="dxa"/>
                <w:vAlign w:val="center"/>
              </w:tcPr>
            </w:tcPrChange>
          </w:tcPr>
          <w:p w14:paraId="11D4F24A" w14:textId="77777777" w:rsidR="003F4FB8" w:rsidRDefault="003F4FB8" w:rsidP="003F4FB8">
            <w:pPr>
              <w:jc w:val="right"/>
              <w:rPr>
                <w:rFonts w:ascii="Times New Roman" w:hAnsi="Times New Roman"/>
                <w:color w:val="000000" w:themeColor="text1"/>
                <w:sz w:val="20"/>
                <w:lang w:val="en-GB"/>
              </w:rPr>
            </w:pPr>
            <w:del w:id="381" w:author="Codex final RPL revision" w:date="2026-07-17T08:17:00Z">
              <w:r>
                <w:rPr>
                  <w:rFonts w:ascii="Times New Roman" w:hAnsi="Times New Roman"/>
                  <w:color w:val="000000" w:themeColor="text1"/>
                  <w:sz w:val="20"/>
                  <w:lang w:val="en-GB"/>
                </w:rPr>
                <w:delText>[-0.1669, 0.2157]</w:delText>
              </w:r>
            </w:del>
            <w:ins w:id="382" w:author="Codex final RPL revision" w:date="2026-07-17T08:17:00Z">
              <w:r>
                <w:rPr>
                  <w:rFonts w:ascii="Times New Roman" w:hAnsi="Times New Roman"/>
                  <w:b/>
                  <w:bCs/>
                  <w:color w:val="000000" w:themeColor="text1"/>
                  <w:sz w:val="20"/>
                  <w:lang w:val="en-GB"/>
                </w:rPr>
                <w:t>[-2.255, -0.884]</w:t>
              </w:r>
            </w:ins>
          </w:p>
        </w:tc>
        <w:tc>
          <w:tcPr>
            <w:tcW w:w="711" w:type="dxa"/>
            <w:tcPrChange w:id="383" w:author="Nils Droste" w:date="2026-07-17T20:32:00Z" w16du:dateUtc="2026-07-17T18:32:00Z">
              <w:tcPr>
                <w:tcW w:w="1250" w:type="dxa"/>
                <w:gridSpan w:val="2"/>
                <w:vAlign w:val="center"/>
              </w:tcPr>
            </w:tcPrChange>
          </w:tcPr>
          <w:p w14:paraId="315FAC7E" w14:textId="61224AAC" w:rsidR="003F4FB8" w:rsidRPr="003F4FB8" w:rsidRDefault="003F4FB8" w:rsidP="003F4FB8">
            <w:pPr>
              <w:jc w:val="right"/>
              <w:rPr>
                <w:rFonts w:ascii="Times New Roman" w:hAnsi="Times New Roman"/>
                <w:b/>
                <w:bCs/>
                <w:color w:val="000000" w:themeColor="text1"/>
                <w:sz w:val="20"/>
                <w:szCs w:val="16"/>
                <w:lang w:val="en-GB"/>
                <w:rPrChange w:id="384" w:author="Nils Droste" w:date="2026-07-17T20:26:00Z" w16du:dateUtc="2026-07-17T18:26:00Z">
                  <w:rPr>
                    <w:rFonts w:ascii="Times New Roman" w:hAnsi="Times New Roman"/>
                    <w:color w:val="000000" w:themeColor="text1"/>
                    <w:sz w:val="20"/>
                    <w:szCs w:val="16"/>
                    <w:lang w:val="en-GB"/>
                  </w:rPr>
                </w:rPrChange>
              </w:rPr>
            </w:pPr>
            <w:ins w:id="385" w:author="Nils Droste [2]" w:date="2026-07-17T20:25:00Z" w16du:dateUtc="2026-07-17T18:25:00Z">
              <w:r w:rsidRPr="003F4FB8">
                <w:rPr>
                  <w:rFonts w:ascii="Times New Roman" w:hAnsi="Times New Roman"/>
                  <w:b/>
                  <w:bCs/>
                  <w:sz w:val="20"/>
                  <w:szCs w:val="16"/>
                  <w:rPrChange w:id="386" w:author="Nils Droste" w:date="2026-07-17T20:26:00Z" w16du:dateUtc="2026-07-17T18:26:00Z">
                    <w:rPr/>
                  </w:rPrChange>
                </w:rPr>
                <w:t>318.1</w:t>
              </w:r>
            </w:ins>
            <w:del w:id="387" w:author="Nils Droste [2]" w:date="2026-07-17T20:25:00Z" w16du:dateUtc="2026-07-17T18:25:00Z">
              <w:r w:rsidRPr="003F4FB8" w:rsidDel="005D1CD3">
                <w:rPr>
                  <w:rFonts w:ascii="Times New Roman" w:hAnsi="Times New Roman"/>
                  <w:b/>
                  <w:bCs/>
                  <w:vanish/>
                  <w:sz w:val="20"/>
                  <w:szCs w:val="16"/>
                  <w:rPrChange w:id="388" w:author="Nils Droste" w:date="2026-07-17T20:26:00Z" w16du:dateUtc="2026-07-17T18:26:00Z">
                    <w:rPr>
                      <w:vanish/>
                    </w:rPr>
                  </w:rPrChange>
                </w:rPr>
                <w:delText>-20.5</w:delText>
              </w:r>
            </w:del>
            <w:ins w:id="389" w:author="Codex final RPL revision" w:date="2026-07-17T08:17:00Z">
              <w:del w:id="390" w:author="Nils Droste [2]" w:date="2026-07-17T20:25:00Z" w16du:dateUtc="2026-07-17T18:25:00Z">
                <w:r w:rsidRPr="003F4FB8" w:rsidDel="005D1CD3">
                  <w:rPr>
                    <w:rFonts w:ascii="Times New Roman" w:hAnsi="Times New Roman"/>
                    <w:b/>
                    <w:bCs/>
                    <w:vanish/>
                    <w:sz w:val="20"/>
                    <w:szCs w:val="16"/>
                    <w:rPrChange w:id="391" w:author="Nils Droste" w:date="2026-07-17T20:26:00Z" w16du:dateUtc="2026-07-17T18:26:00Z">
                      <w:rPr>
                        <w:vanish/>
                      </w:rPr>
                    </w:rPrChange>
                  </w:rPr>
                  <w:delText>318.1</w:delText>
                </w:r>
              </w:del>
            </w:ins>
          </w:p>
        </w:tc>
        <w:tc>
          <w:tcPr>
            <w:tcW w:w="2154" w:type="dxa"/>
            <w:tcPrChange w:id="392" w:author="Nils Droste" w:date="2026-07-17T20:32:00Z" w16du:dateUtc="2026-07-17T18:32:00Z">
              <w:tcPr>
                <w:tcW w:w="2200" w:type="dxa"/>
                <w:vAlign w:val="center"/>
              </w:tcPr>
            </w:tcPrChange>
          </w:tcPr>
          <w:p w14:paraId="3E692CAC" w14:textId="42E3C794" w:rsidR="003F4FB8" w:rsidRPr="003F4FB8" w:rsidRDefault="003F4FB8" w:rsidP="003F4FB8">
            <w:pPr>
              <w:ind w:left="1304" w:hanging="1304"/>
              <w:jc w:val="right"/>
              <w:rPr>
                <w:rFonts w:ascii="Times New Roman" w:hAnsi="Times New Roman"/>
                <w:b/>
                <w:bCs/>
                <w:color w:val="000000" w:themeColor="text1"/>
                <w:sz w:val="20"/>
                <w:szCs w:val="16"/>
                <w:lang w:val="en-GB"/>
                <w:rPrChange w:id="393" w:author="Nils Droste" w:date="2026-07-17T20:26:00Z" w16du:dateUtc="2026-07-17T18:26:00Z">
                  <w:rPr>
                    <w:rFonts w:ascii="Times New Roman" w:hAnsi="Times New Roman"/>
                    <w:color w:val="000000" w:themeColor="text1"/>
                    <w:sz w:val="20"/>
                    <w:szCs w:val="16"/>
                    <w:lang w:val="en-GB"/>
                  </w:rPr>
                </w:rPrChange>
              </w:rPr>
            </w:pPr>
            <w:ins w:id="394" w:author="Nils Droste [2]" w:date="2026-07-17T20:25:00Z" w16du:dateUtc="2026-07-17T18:25:00Z">
              <w:r w:rsidRPr="003F4FB8">
                <w:rPr>
                  <w:rFonts w:ascii="Times New Roman" w:hAnsi="Times New Roman"/>
                  <w:b/>
                  <w:bCs/>
                  <w:sz w:val="20"/>
                  <w:szCs w:val="16"/>
                  <w:rPrChange w:id="395" w:author="Nils Droste" w:date="2026-07-17T20:26:00Z" w16du:dateUtc="2026-07-17T18:26:00Z">
                    <w:rPr/>
                  </w:rPrChange>
                </w:rPr>
                <w:t>[181.6, 454.6]</w:t>
              </w:r>
            </w:ins>
            <w:del w:id="396" w:author="Nils Droste [2]" w:date="2026-07-17T20:25:00Z" w16du:dateUtc="2026-07-17T18:25:00Z">
              <w:r w:rsidRPr="003F4FB8" w:rsidDel="005D1CD3">
                <w:rPr>
                  <w:rFonts w:ascii="Times New Roman" w:hAnsi="Times New Roman"/>
                  <w:b/>
                  <w:bCs/>
                  <w:vanish/>
                  <w:sz w:val="20"/>
                  <w:szCs w:val="16"/>
                  <w:rPrChange w:id="397" w:author="Nils Droste" w:date="2026-07-17T20:26:00Z" w16du:dateUtc="2026-07-17T18:26:00Z">
                    <w:rPr>
                      <w:vanish/>
                    </w:rPr>
                  </w:rPrChange>
                </w:rPr>
                <w:delText>[-181.3, 140.3]</w:delText>
              </w:r>
            </w:del>
            <w:ins w:id="398" w:author="Codex final RPL revision" w:date="2026-07-17T08:17:00Z">
              <w:del w:id="399" w:author="Nils Droste [2]" w:date="2026-07-17T20:25:00Z" w16du:dateUtc="2026-07-17T18:25:00Z">
                <w:r w:rsidRPr="003F4FB8" w:rsidDel="005D1CD3">
                  <w:rPr>
                    <w:rFonts w:ascii="Times New Roman" w:hAnsi="Times New Roman"/>
                    <w:b/>
                    <w:bCs/>
                    <w:vanish/>
                    <w:sz w:val="20"/>
                    <w:szCs w:val="16"/>
                    <w:rPrChange w:id="400" w:author="Nils Droste" w:date="2026-07-17T20:26:00Z" w16du:dateUtc="2026-07-17T18:26:00Z">
                      <w:rPr>
                        <w:vanish/>
                      </w:rPr>
                    </w:rPrChange>
                  </w:rPr>
                  <w:delText>[181.6, 454.6]</w:delText>
                </w:r>
              </w:del>
            </w:ins>
          </w:p>
        </w:tc>
      </w:tr>
      <w:tr w:rsidR="003F4FB8" w:rsidRPr="00801A66" w14:paraId="09F1E193" w14:textId="77777777" w:rsidTr="00B26420">
        <w:trPr>
          <w:trHeight w:val="283"/>
          <w:tblCellSpacing w:w="15" w:type="dxa"/>
          <w:trPrChange w:id="401" w:author="Nils Droste" w:date="2026-07-17T20:32:00Z" w16du:dateUtc="2026-07-17T18:32:00Z">
            <w:trPr>
              <w:trHeight w:val="283"/>
              <w:tblCellSpacing w:w="15" w:type="dxa"/>
            </w:trPr>
          </w:trPrChange>
        </w:trPr>
        <w:tc>
          <w:tcPr>
            <w:tcW w:w="3465" w:type="dxa"/>
            <w:vAlign w:val="center"/>
            <w:hideMark/>
            <w:tcPrChange w:id="402" w:author="Nils Droste" w:date="2026-07-17T20:32:00Z" w16du:dateUtc="2026-07-17T18:32:00Z">
              <w:tcPr>
                <w:tcW w:w="3300" w:type="dxa"/>
                <w:vAlign w:val="center"/>
                <w:hideMark/>
              </w:tcPr>
            </w:tcPrChange>
          </w:tcPr>
          <w:p w14:paraId="63E3A696" w14:textId="77777777" w:rsidR="003F4FB8" w:rsidRPr="00B26420" w:rsidRDefault="003F4FB8" w:rsidP="003F4FB8">
            <w:pPr>
              <w:rPr>
                <w:rFonts w:ascii="Times New Roman" w:hAnsi="Times New Roman"/>
                <w:b/>
                <w:bCs/>
                <w:color w:val="000000" w:themeColor="text1"/>
                <w:sz w:val="20"/>
                <w:lang w:val="en-GB"/>
              </w:rPr>
            </w:pPr>
            <w:del w:id="403" w:author="Codex final RPL revision" w:date="2026-07-17T08:17:00Z">
              <w:r w:rsidRPr="00B26420">
                <w:rPr>
                  <w:rFonts w:ascii="Times New Roman" w:hAnsi="Times New Roman"/>
                  <w:b/>
                  <w:bCs/>
                  <w:color w:val="000000" w:themeColor="text1"/>
                  <w:sz w:val="20"/>
                  <w:lang w:val="en-GB"/>
                </w:rPr>
                <w:delText>Action-based – Functional Buffer Strips</w:delText>
              </w:r>
            </w:del>
            <w:ins w:id="404" w:author="Codex final RPL revision" w:date="2026-07-17T08:17:00Z">
              <w:r w:rsidRPr="00B26420">
                <w:rPr>
                  <w:rFonts w:ascii="Times New Roman" w:hAnsi="Times New Roman"/>
                  <w:b/>
                  <w:bCs/>
                  <w:color w:val="000000" w:themeColor="text1"/>
                  <w:sz w:val="20"/>
                  <w:lang w:val="en-GB"/>
                  <w:rPrChange w:id="405" w:author="Nils Droste" w:date="2026-07-17T20:32:00Z" w16du:dateUtc="2026-07-17T18:32:00Z">
                    <w:rPr>
                      <w:rFonts w:ascii="Times New Roman" w:hAnsi="Times New Roman"/>
                      <w:color w:val="000000" w:themeColor="text1"/>
                      <w:sz w:val="20"/>
                      <w:lang w:val="en-GB"/>
                    </w:rPr>
                  </w:rPrChange>
                </w:rPr>
                <w:t>SD – Diversity of bird species</w:t>
              </w:r>
            </w:ins>
          </w:p>
        </w:tc>
        <w:tc>
          <w:tcPr>
            <w:tcW w:w="795" w:type="dxa"/>
            <w:vAlign w:val="center"/>
            <w:hideMark/>
            <w:tcPrChange w:id="406" w:author="Nils Droste" w:date="2026-07-17T20:32:00Z" w16du:dateUtc="2026-07-17T18:32:00Z">
              <w:tcPr>
                <w:tcW w:w="1050" w:type="dxa"/>
                <w:gridSpan w:val="2"/>
                <w:vAlign w:val="center"/>
                <w:hideMark/>
              </w:tcPr>
            </w:tcPrChange>
          </w:tcPr>
          <w:p w14:paraId="2F7ABC1C" w14:textId="77777777" w:rsidR="003F4FB8" w:rsidRDefault="003F4FB8" w:rsidP="003F4FB8">
            <w:pPr>
              <w:jc w:val="right"/>
              <w:rPr>
                <w:rFonts w:ascii="Times New Roman" w:hAnsi="Times New Roman"/>
                <w:b/>
                <w:bCs/>
                <w:color w:val="000000" w:themeColor="text1"/>
                <w:sz w:val="20"/>
                <w:lang w:val="en-GB"/>
              </w:rPr>
            </w:pPr>
            <w:del w:id="407" w:author="Codex final RPL revision" w:date="2026-07-17T08:17:00Z">
              <w:r>
                <w:rPr>
                  <w:rFonts w:ascii="Times New Roman" w:hAnsi="Times New Roman"/>
                  <w:b/>
                  <w:bCs/>
                  <w:color w:val="000000" w:themeColor="text1"/>
                  <w:sz w:val="20"/>
                  <w:lang w:val="en-GB"/>
                </w:rPr>
                <w:delText>0.5066</w:delText>
              </w:r>
            </w:del>
            <w:ins w:id="408" w:author="Codex final RPL revision" w:date="2026-07-17T08:17:00Z">
              <w:r>
                <w:rPr>
                  <w:rFonts w:ascii="Times New Roman" w:hAnsi="Times New Roman"/>
                  <w:b/>
                  <w:bCs/>
                  <w:color w:val="000000" w:themeColor="text1"/>
                  <w:sz w:val="20"/>
                  <w:lang w:val="en-GB"/>
                </w:rPr>
                <w:t>4.349</w:t>
              </w:r>
            </w:ins>
          </w:p>
        </w:tc>
        <w:tc>
          <w:tcPr>
            <w:tcW w:w="1395" w:type="dxa"/>
            <w:vAlign w:val="center"/>
            <w:hideMark/>
            <w:tcPrChange w:id="409" w:author="Nils Droste" w:date="2026-07-17T20:32:00Z" w16du:dateUtc="2026-07-17T18:32:00Z">
              <w:tcPr>
                <w:tcW w:w="900" w:type="dxa"/>
                <w:vAlign w:val="center"/>
                <w:hideMark/>
              </w:tcPr>
            </w:tcPrChange>
          </w:tcPr>
          <w:p w14:paraId="128F3C11" w14:textId="77777777" w:rsidR="003F4FB8" w:rsidRDefault="003F4FB8" w:rsidP="003F4FB8">
            <w:pPr>
              <w:jc w:val="right"/>
              <w:rPr>
                <w:rFonts w:ascii="Times New Roman" w:hAnsi="Times New Roman"/>
                <w:b/>
                <w:bCs/>
                <w:color w:val="000000" w:themeColor="text1"/>
                <w:sz w:val="20"/>
                <w:lang w:val="en-GB"/>
              </w:rPr>
            </w:pPr>
            <w:del w:id="410" w:author="Codex final RPL revision" w:date="2026-07-17T08:17:00Z">
              <w:r>
                <w:rPr>
                  <w:rFonts w:ascii="Times New Roman" w:hAnsi="Times New Roman"/>
                  <w:b/>
                  <w:bCs/>
                  <w:color w:val="000000" w:themeColor="text1"/>
                  <w:sz w:val="20"/>
                  <w:lang w:val="en-GB"/>
                </w:rPr>
                <w:delText>[0.3204, 0.6928]</w:delText>
              </w:r>
            </w:del>
            <w:ins w:id="411" w:author="Codex final RPL revision" w:date="2026-07-17T08:17:00Z">
              <w:r>
                <w:rPr>
                  <w:rFonts w:ascii="Times New Roman" w:hAnsi="Times New Roman"/>
                  <w:b/>
                  <w:bCs/>
                  <w:color w:val="000000" w:themeColor="text1"/>
                  <w:sz w:val="20"/>
                  <w:lang w:val="en-GB"/>
                </w:rPr>
                <w:t>[3.311, 5.387]</w:t>
              </w:r>
            </w:ins>
          </w:p>
        </w:tc>
        <w:tc>
          <w:tcPr>
            <w:tcW w:w="711" w:type="dxa"/>
            <w:hideMark/>
            <w:tcPrChange w:id="412" w:author="Nils Droste" w:date="2026-07-17T20:32:00Z" w16du:dateUtc="2026-07-17T18:32:00Z">
              <w:tcPr>
                <w:tcW w:w="1250" w:type="dxa"/>
                <w:gridSpan w:val="2"/>
                <w:vAlign w:val="center"/>
                <w:hideMark/>
              </w:tcPr>
            </w:tcPrChange>
          </w:tcPr>
          <w:p w14:paraId="1C000D01" w14:textId="376C6351" w:rsidR="003F4FB8" w:rsidRPr="00BC561D" w:rsidRDefault="003F4FB8" w:rsidP="003F4FB8">
            <w:pPr>
              <w:jc w:val="right"/>
              <w:rPr>
                <w:rFonts w:ascii="Times New Roman" w:hAnsi="Times New Roman"/>
                <w:b/>
                <w:bCs/>
                <w:color w:val="000000" w:themeColor="text1"/>
                <w:sz w:val="20"/>
                <w:szCs w:val="16"/>
                <w:lang w:val="en-GB"/>
              </w:rPr>
            </w:pPr>
            <w:del w:id="413" w:author="Nils Droste [2]" w:date="2026-07-17T20:25:00Z" w16du:dateUtc="2026-07-17T18:25:00Z">
              <w:r w:rsidRPr="00BC561D" w:rsidDel="005D1CD3">
                <w:rPr>
                  <w:rFonts w:ascii="Times New Roman" w:hAnsi="Times New Roman"/>
                  <w:vanish/>
                  <w:sz w:val="20"/>
                  <w:szCs w:val="16"/>
                  <w:rPrChange w:id="414" w:author="Nils Droste" w:date="2026-07-17T20:25:00Z" w16du:dateUtc="2026-07-17T18:25:00Z">
                    <w:rPr>
                      <w:vanish/>
                    </w:rPr>
                  </w:rPrChange>
                </w:rPr>
                <w:delText>-425.8</w:delText>
              </w:r>
            </w:del>
          </w:p>
        </w:tc>
        <w:tc>
          <w:tcPr>
            <w:tcW w:w="2154" w:type="dxa"/>
            <w:hideMark/>
            <w:tcPrChange w:id="415" w:author="Nils Droste" w:date="2026-07-17T20:32:00Z" w16du:dateUtc="2026-07-17T18:32:00Z">
              <w:tcPr>
                <w:tcW w:w="2200" w:type="dxa"/>
                <w:vAlign w:val="center"/>
                <w:hideMark/>
              </w:tcPr>
            </w:tcPrChange>
          </w:tcPr>
          <w:p w14:paraId="48FF9503" w14:textId="542AE49B" w:rsidR="003F4FB8" w:rsidRPr="00BC561D" w:rsidRDefault="003F4FB8" w:rsidP="003F4FB8">
            <w:pPr>
              <w:ind w:left="1304" w:hanging="1304"/>
              <w:jc w:val="right"/>
              <w:rPr>
                <w:rFonts w:ascii="Times New Roman" w:hAnsi="Times New Roman"/>
                <w:b/>
                <w:bCs/>
                <w:color w:val="000000" w:themeColor="text1"/>
                <w:sz w:val="20"/>
                <w:szCs w:val="16"/>
                <w:lang w:val="en-GB"/>
              </w:rPr>
            </w:pPr>
            <w:del w:id="416" w:author="Nils Droste [2]" w:date="2026-07-17T20:25:00Z" w16du:dateUtc="2026-07-17T18:25:00Z">
              <w:r w:rsidRPr="00BC561D" w:rsidDel="005D1CD3">
                <w:rPr>
                  <w:rFonts w:ascii="Times New Roman" w:hAnsi="Times New Roman"/>
                  <w:vanish/>
                  <w:sz w:val="20"/>
                  <w:szCs w:val="16"/>
                  <w:rPrChange w:id="417" w:author="Nils Droste" w:date="2026-07-17T20:25:00Z" w16du:dateUtc="2026-07-17T18:25:00Z">
                    <w:rPr>
                      <w:vanish/>
                    </w:rPr>
                  </w:rPrChange>
                </w:rPr>
                <w:delText>[-582.3, -269.3]</w:delText>
              </w:r>
            </w:del>
          </w:p>
        </w:tc>
      </w:tr>
      <w:tr w:rsidR="003F4FB8" w:rsidRPr="00801A66" w14:paraId="6A88497C" w14:textId="77777777" w:rsidTr="00B26420">
        <w:trPr>
          <w:trHeight w:val="283"/>
          <w:tblCellSpacing w:w="15" w:type="dxa"/>
          <w:trPrChange w:id="418" w:author="Nils Droste" w:date="2026-07-17T20:32:00Z" w16du:dateUtc="2026-07-17T18:32:00Z">
            <w:trPr>
              <w:trHeight w:val="283"/>
              <w:tblCellSpacing w:w="15" w:type="dxa"/>
            </w:trPr>
          </w:trPrChange>
        </w:trPr>
        <w:tc>
          <w:tcPr>
            <w:tcW w:w="3465" w:type="dxa"/>
            <w:vAlign w:val="center"/>
            <w:hideMark/>
            <w:tcPrChange w:id="419" w:author="Nils Droste" w:date="2026-07-17T20:32:00Z" w16du:dateUtc="2026-07-17T18:32:00Z">
              <w:tcPr>
                <w:tcW w:w="3300" w:type="dxa"/>
                <w:vAlign w:val="center"/>
                <w:hideMark/>
              </w:tcPr>
            </w:tcPrChange>
          </w:tcPr>
          <w:p w14:paraId="10047008" w14:textId="77777777" w:rsidR="003F4FB8" w:rsidRPr="00B26420" w:rsidRDefault="003F4FB8" w:rsidP="003F4FB8">
            <w:pPr>
              <w:rPr>
                <w:rFonts w:ascii="Times New Roman" w:hAnsi="Times New Roman"/>
                <w:b/>
                <w:bCs/>
                <w:color w:val="000000" w:themeColor="text1"/>
                <w:sz w:val="20"/>
                <w:lang w:val="en-GB"/>
              </w:rPr>
            </w:pPr>
            <w:del w:id="420" w:author="Codex final RPL revision" w:date="2026-07-17T08:17:00Z">
              <w:r w:rsidRPr="00B26420">
                <w:rPr>
                  <w:rFonts w:ascii="Times New Roman" w:hAnsi="Times New Roman"/>
                  <w:b/>
                  <w:bCs/>
                  <w:color w:val="000000" w:themeColor="text1"/>
                  <w:sz w:val="20"/>
                  <w:lang w:val="en-GB"/>
                </w:rPr>
                <w:delText>Action-based – Not Felling Breeding Grounds</w:delText>
              </w:r>
            </w:del>
            <w:ins w:id="421" w:author="Codex final RPL revision" w:date="2026-07-17T08:17:00Z">
              <w:r w:rsidRPr="00B26420">
                <w:rPr>
                  <w:rFonts w:ascii="Times New Roman" w:hAnsi="Times New Roman"/>
                  <w:b/>
                  <w:bCs/>
                  <w:color w:val="000000" w:themeColor="text1"/>
                  <w:sz w:val="20"/>
                  <w:lang w:val="en-GB"/>
                  <w:rPrChange w:id="422" w:author="Nils Droste" w:date="2026-07-17T20:32:00Z" w16du:dateUtc="2026-07-17T18:32:00Z">
                    <w:rPr>
                      <w:rFonts w:ascii="Times New Roman" w:hAnsi="Times New Roman"/>
                      <w:color w:val="000000" w:themeColor="text1"/>
                      <w:sz w:val="20"/>
                      <w:lang w:val="en-GB"/>
                    </w:rPr>
                  </w:rPrChange>
                </w:rPr>
                <w:t>Variety of tree species</w:t>
              </w:r>
            </w:ins>
          </w:p>
        </w:tc>
        <w:tc>
          <w:tcPr>
            <w:tcW w:w="795" w:type="dxa"/>
            <w:vAlign w:val="center"/>
            <w:hideMark/>
            <w:tcPrChange w:id="423" w:author="Nils Droste" w:date="2026-07-17T20:32:00Z" w16du:dateUtc="2026-07-17T18:32:00Z">
              <w:tcPr>
                <w:tcW w:w="1050" w:type="dxa"/>
                <w:gridSpan w:val="2"/>
                <w:vAlign w:val="center"/>
                <w:hideMark/>
              </w:tcPr>
            </w:tcPrChange>
          </w:tcPr>
          <w:p w14:paraId="154A9184" w14:textId="77777777" w:rsidR="003F4FB8" w:rsidRDefault="003F4FB8" w:rsidP="003F4FB8">
            <w:pPr>
              <w:jc w:val="right"/>
              <w:rPr>
                <w:rFonts w:ascii="Times New Roman" w:hAnsi="Times New Roman"/>
                <w:b/>
                <w:bCs/>
                <w:color w:val="000000" w:themeColor="text1"/>
                <w:sz w:val="20"/>
                <w:lang w:val="en-GB"/>
              </w:rPr>
            </w:pPr>
            <w:del w:id="424" w:author="Codex final RPL revision" w:date="2026-07-17T08:17:00Z">
              <w:r>
                <w:rPr>
                  <w:rFonts w:ascii="Times New Roman" w:hAnsi="Times New Roman"/>
                  <w:b/>
                  <w:bCs/>
                  <w:color w:val="000000" w:themeColor="text1"/>
                  <w:sz w:val="20"/>
                  <w:lang w:val="en-GB"/>
                </w:rPr>
                <w:delText>0.4962</w:delText>
              </w:r>
            </w:del>
            <w:ins w:id="425" w:author="Codex final RPL revision" w:date="2026-07-17T08:17:00Z">
              <w:r>
                <w:rPr>
                  <w:rFonts w:ascii="Times New Roman" w:hAnsi="Times New Roman"/>
                  <w:b/>
                  <w:bCs/>
                  <w:color w:val="000000" w:themeColor="text1"/>
                  <w:sz w:val="20"/>
                  <w:lang w:val="en-GB"/>
                </w:rPr>
                <w:t>0.485</w:t>
              </w:r>
            </w:ins>
          </w:p>
        </w:tc>
        <w:tc>
          <w:tcPr>
            <w:tcW w:w="1395" w:type="dxa"/>
            <w:vAlign w:val="center"/>
            <w:hideMark/>
            <w:tcPrChange w:id="426" w:author="Nils Droste" w:date="2026-07-17T20:32:00Z" w16du:dateUtc="2026-07-17T18:32:00Z">
              <w:tcPr>
                <w:tcW w:w="900" w:type="dxa"/>
                <w:vAlign w:val="center"/>
                <w:hideMark/>
              </w:tcPr>
            </w:tcPrChange>
          </w:tcPr>
          <w:p w14:paraId="68BD27AD" w14:textId="77777777" w:rsidR="003F4FB8" w:rsidRDefault="003F4FB8" w:rsidP="003F4FB8">
            <w:pPr>
              <w:jc w:val="right"/>
              <w:rPr>
                <w:rFonts w:ascii="Times New Roman" w:hAnsi="Times New Roman"/>
                <w:b/>
                <w:bCs/>
                <w:color w:val="000000" w:themeColor="text1"/>
                <w:sz w:val="20"/>
                <w:lang w:val="en-GB"/>
              </w:rPr>
            </w:pPr>
            <w:del w:id="427" w:author="Codex final RPL revision" w:date="2026-07-17T08:17:00Z">
              <w:r>
                <w:rPr>
                  <w:rFonts w:ascii="Times New Roman" w:hAnsi="Times New Roman"/>
                  <w:b/>
                  <w:bCs/>
                  <w:color w:val="000000" w:themeColor="text1"/>
                  <w:sz w:val="20"/>
                  <w:lang w:val="en-GB"/>
                </w:rPr>
                <w:delText>[0.3087, 0.6837]</w:delText>
              </w:r>
            </w:del>
            <w:ins w:id="428" w:author="Codex final RPL revision" w:date="2026-07-17T08:17:00Z">
              <w:r>
                <w:rPr>
                  <w:rFonts w:ascii="Times New Roman" w:hAnsi="Times New Roman"/>
                  <w:b/>
                  <w:bCs/>
                  <w:color w:val="000000" w:themeColor="text1"/>
                  <w:sz w:val="20"/>
                  <w:lang w:val="en-GB"/>
                </w:rPr>
                <w:t>[0.081, 0.889]</w:t>
              </w:r>
            </w:ins>
          </w:p>
        </w:tc>
        <w:tc>
          <w:tcPr>
            <w:tcW w:w="711" w:type="dxa"/>
            <w:hideMark/>
            <w:tcPrChange w:id="429" w:author="Nils Droste" w:date="2026-07-17T20:32:00Z" w16du:dateUtc="2026-07-17T18:32:00Z">
              <w:tcPr>
                <w:tcW w:w="1250" w:type="dxa"/>
                <w:gridSpan w:val="2"/>
                <w:vAlign w:val="center"/>
                <w:hideMark/>
              </w:tcPr>
            </w:tcPrChange>
          </w:tcPr>
          <w:p w14:paraId="3BA816ED" w14:textId="5C97A68C" w:rsidR="003F4FB8" w:rsidRPr="003F4FB8" w:rsidRDefault="003F4FB8" w:rsidP="003F4FB8">
            <w:pPr>
              <w:jc w:val="right"/>
              <w:rPr>
                <w:rFonts w:ascii="Times New Roman" w:hAnsi="Times New Roman"/>
                <w:b/>
                <w:bCs/>
                <w:color w:val="000000" w:themeColor="text1"/>
                <w:sz w:val="20"/>
                <w:szCs w:val="16"/>
                <w:lang w:val="en-GB"/>
              </w:rPr>
            </w:pPr>
            <w:ins w:id="430" w:author="Nils Droste [2]" w:date="2026-07-17T20:25:00Z" w16du:dateUtc="2026-07-17T18:25:00Z">
              <w:r w:rsidRPr="003F4FB8">
                <w:rPr>
                  <w:rFonts w:ascii="Times New Roman" w:hAnsi="Times New Roman"/>
                  <w:b/>
                  <w:bCs/>
                  <w:sz w:val="20"/>
                  <w:szCs w:val="16"/>
                  <w:rPrChange w:id="431" w:author="Nils Droste" w:date="2026-07-17T20:26:00Z" w16du:dateUtc="2026-07-17T18:26:00Z">
                    <w:rPr/>
                  </w:rPrChange>
                </w:rPr>
                <w:t>-98.3</w:t>
              </w:r>
            </w:ins>
            <w:del w:id="432" w:author="Nils Droste [2]" w:date="2026-07-17T20:25:00Z" w16du:dateUtc="2026-07-17T18:25:00Z">
              <w:r w:rsidRPr="003F4FB8" w:rsidDel="005D1CD3">
                <w:rPr>
                  <w:rFonts w:ascii="Times New Roman" w:hAnsi="Times New Roman"/>
                  <w:b/>
                  <w:bCs/>
                  <w:vanish/>
                  <w:sz w:val="20"/>
                  <w:szCs w:val="16"/>
                  <w:rPrChange w:id="433" w:author="Nils Droste" w:date="2026-07-17T20:26:00Z" w16du:dateUtc="2026-07-17T18:26:00Z">
                    <w:rPr>
                      <w:vanish/>
                    </w:rPr>
                  </w:rPrChange>
                </w:rPr>
                <w:delText>-417.0</w:delText>
              </w:r>
            </w:del>
            <w:ins w:id="434" w:author="Codex final RPL revision" w:date="2026-07-17T08:17:00Z">
              <w:del w:id="435" w:author="Nils Droste [2]" w:date="2026-07-17T20:25:00Z" w16du:dateUtc="2026-07-17T18:25:00Z">
                <w:r w:rsidRPr="003F4FB8" w:rsidDel="005D1CD3">
                  <w:rPr>
                    <w:rFonts w:ascii="Times New Roman" w:hAnsi="Times New Roman"/>
                    <w:b/>
                    <w:bCs/>
                    <w:vanish/>
                    <w:sz w:val="20"/>
                    <w:szCs w:val="16"/>
                    <w:rPrChange w:id="436" w:author="Nils Droste" w:date="2026-07-17T20:26:00Z" w16du:dateUtc="2026-07-17T18:26:00Z">
                      <w:rPr>
                        <w:vanish/>
                      </w:rPr>
                    </w:rPrChange>
                  </w:rPr>
                  <w:delText>-98.3</w:delText>
                </w:r>
              </w:del>
            </w:ins>
          </w:p>
        </w:tc>
        <w:tc>
          <w:tcPr>
            <w:tcW w:w="2154" w:type="dxa"/>
            <w:hideMark/>
            <w:tcPrChange w:id="437" w:author="Nils Droste" w:date="2026-07-17T20:32:00Z" w16du:dateUtc="2026-07-17T18:32:00Z">
              <w:tcPr>
                <w:tcW w:w="2200" w:type="dxa"/>
                <w:vAlign w:val="center"/>
                <w:hideMark/>
              </w:tcPr>
            </w:tcPrChange>
          </w:tcPr>
          <w:p w14:paraId="3A845E56" w14:textId="65DF429A" w:rsidR="003F4FB8" w:rsidRPr="003F4FB8" w:rsidRDefault="003F4FB8" w:rsidP="003F4FB8">
            <w:pPr>
              <w:ind w:left="1304" w:hanging="1304"/>
              <w:jc w:val="right"/>
              <w:rPr>
                <w:rFonts w:ascii="Times New Roman" w:hAnsi="Times New Roman"/>
                <w:b/>
                <w:bCs/>
                <w:color w:val="000000" w:themeColor="text1"/>
                <w:sz w:val="20"/>
                <w:szCs w:val="16"/>
                <w:lang w:val="en-GB"/>
              </w:rPr>
            </w:pPr>
            <w:ins w:id="438" w:author="Nils Droste [2]" w:date="2026-07-17T20:25:00Z" w16du:dateUtc="2026-07-17T18:25:00Z">
              <w:r w:rsidRPr="003F4FB8">
                <w:rPr>
                  <w:rFonts w:ascii="Times New Roman" w:hAnsi="Times New Roman"/>
                  <w:b/>
                  <w:bCs/>
                  <w:sz w:val="20"/>
                  <w:szCs w:val="16"/>
                  <w:rPrChange w:id="439" w:author="Nils Droste" w:date="2026-07-17T20:26:00Z" w16du:dateUtc="2026-07-17T18:26:00Z">
                    <w:rPr/>
                  </w:rPrChange>
                </w:rPr>
                <w:t>[-181.0, -15.7]</w:t>
              </w:r>
            </w:ins>
            <w:del w:id="440" w:author="Nils Droste [2]" w:date="2026-07-17T20:25:00Z" w16du:dateUtc="2026-07-17T18:25:00Z">
              <w:r w:rsidRPr="003F4FB8" w:rsidDel="005D1CD3">
                <w:rPr>
                  <w:rFonts w:ascii="Times New Roman" w:hAnsi="Times New Roman"/>
                  <w:b/>
                  <w:bCs/>
                  <w:vanish/>
                  <w:sz w:val="20"/>
                  <w:szCs w:val="16"/>
                  <w:rPrChange w:id="441" w:author="Nils Droste" w:date="2026-07-17T20:26:00Z" w16du:dateUtc="2026-07-17T18:26:00Z">
                    <w:rPr>
                      <w:vanish/>
                    </w:rPr>
                  </w:rPrChange>
                </w:rPr>
                <w:delText>[-574.6, -259.5]</w:delText>
              </w:r>
            </w:del>
            <w:ins w:id="442" w:author="Codex final RPL revision" w:date="2026-07-17T08:17:00Z">
              <w:del w:id="443" w:author="Nils Droste [2]" w:date="2026-07-17T20:25:00Z" w16du:dateUtc="2026-07-17T18:25:00Z">
                <w:r w:rsidRPr="003F4FB8" w:rsidDel="005D1CD3">
                  <w:rPr>
                    <w:rFonts w:ascii="Times New Roman" w:hAnsi="Times New Roman"/>
                    <w:b/>
                    <w:bCs/>
                    <w:vanish/>
                    <w:sz w:val="20"/>
                    <w:szCs w:val="16"/>
                    <w:rPrChange w:id="444" w:author="Nils Droste" w:date="2026-07-17T20:26:00Z" w16du:dateUtc="2026-07-17T18:26:00Z">
                      <w:rPr>
                        <w:vanish/>
                      </w:rPr>
                    </w:rPrChange>
                  </w:rPr>
                  <w:delText>[-181.0, -15.7]</w:delText>
                </w:r>
              </w:del>
            </w:ins>
          </w:p>
        </w:tc>
      </w:tr>
      <w:tr w:rsidR="003F4FB8" w:rsidRPr="00801A66" w14:paraId="6ADB7D15" w14:textId="77777777" w:rsidTr="00B26420">
        <w:trPr>
          <w:trHeight w:val="283"/>
          <w:tblCellSpacing w:w="15" w:type="dxa"/>
          <w:trPrChange w:id="445" w:author="Nils Droste" w:date="2026-07-17T20:32:00Z" w16du:dateUtc="2026-07-17T18:32:00Z">
            <w:trPr>
              <w:trHeight w:val="283"/>
              <w:tblCellSpacing w:w="15" w:type="dxa"/>
            </w:trPr>
          </w:trPrChange>
        </w:trPr>
        <w:tc>
          <w:tcPr>
            <w:tcW w:w="3465" w:type="dxa"/>
            <w:vAlign w:val="center"/>
            <w:tcPrChange w:id="446" w:author="Nils Droste" w:date="2026-07-17T20:32:00Z" w16du:dateUtc="2026-07-17T18:32:00Z">
              <w:tcPr>
                <w:tcW w:w="3300" w:type="dxa"/>
                <w:vAlign w:val="center"/>
              </w:tcPr>
            </w:tcPrChange>
          </w:tcPr>
          <w:p w14:paraId="0323D3BA" w14:textId="77777777" w:rsidR="003F4FB8" w:rsidRPr="00B26420" w:rsidRDefault="003F4FB8" w:rsidP="003F4FB8">
            <w:pPr>
              <w:rPr>
                <w:rFonts w:ascii="Times New Roman" w:hAnsi="Times New Roman"/>
                <w:b/>
                <w:bCs/>
                <w:color w:val="000000" w:themeColor="text1"/>
                <w:sz w:val="20"/>
                <w:lang w:val="en-GB"/>
                <w:rPrChange w:id="447" w:author="Nils Droste" w:date="2026-07-17T20:32:00Z" w16du:dateUtc="2026-07-17T18:32:00Z">
                  <w:rPr>
                    <w:rFonts w:ascii="Times New Roman" w:hAnsi="Times New Roman"/>
                    <w:color w:val="000000" w:themeColor="text1"/>
                    <w:sz w:val="20"/>
                    <w:lang w:val="en-GB"/>
                  </w:rPr>
                </w:rPrChange>
              </w:rPr>
            </w:pPr>
            <w:del w:id="448" w:author="Codex final RPL revision" w:date="2026-07-17T08:17:00Z">
              <w:r w:rsidRPr="00B26420">
                <w:rPr>
                  <w:rFonts w:ascii="Times New Roman" w:hAnsi="Times New Roman"/>
                  <w:b/>
                  <w:bCs/>
                  <w:color w:val="000000" w:themeColor="text1"/>
                  <w:sz w:val="20"/>
                  <w:lang w:val="en-GB"/>
                  <w:rPrChange w:id="449" w:author="Nils Droste" w:date="2026-07-17T20:32:00Z" w16du:dateUtc="2026-07-17T18:32:00Z">
                    <w:rPr>
                      <w:rFonts w:ascii="Times New Roman" w:hAnsi="Times New Roman"/>
                      <w:color w:val="000000" w:themeColor="text1"/>
                      <w:sz w:val="20"/>
                      <w:lang w:val="en-GB"/>
                    </w:rPr>
                  </w:rPrChange>
                </w:rPr>
                <w:delText>Action-based – Continuous Cover Forestry</w:delText>
              </w:r>
            </w:del>
            <w:ins w:id="450" w:author="Codex final RPL revision" w:date="2026-07-17T08:17:00Z">
              <w:r w:rsidRPr="00B26420">
                <w:rPr>
                  <w:rFonts w:ascii="Times New Roman" w:hAnsi="Times New Roman"/>
                  <w:b/>
                  <w:bCs/>
                  <w:color w:val="000000" w:themeColor="text1"/>
                  <w:sz w:val="20"/>
                  <w:lang w:val="en-GB"/>
                  <w:rPrChange w:id="451" w:author="Nils Droste" w:date="2026-07-17T20:32:00Z" w16du:dateUtc="2026-07-17T18:32:00Z">
                    <w:rPr>
                      <w:rFonts w:ascii="Times New Roman" w:hAnsi="Times New Roman"/>
                      <w:color w:val="000000" w:themeColor="text1"/>
                      <w:sz w:val="20"/>
                      <w:lang w:val="en-GB"/>
                    </w:rPr>
                  </w:rPrChange>
                </w:rPr>
                <w:t>SD – Variety of tree species</w:t>
              </w:r>
            </w:ins>
          </w:p>
        </w:tc>
        <w:tc>
          <w:tcPr>
            <w:tcW w:w="795" w:type="dxa"/>
            <w:vAlign w:val="center"/>
            <w:tcPrChange w:id="452" w:author="Nils Droste" w:date="2026-07-17T20:32:00Z" w16du:dateUtc="2026-07-17T18:32:00Z">
              <w:tcPr>
                <w:tcW w:w="1050" w:type="dxa"/>
                <w:gridSpan w:val="2"/>
                <w:vAlign w:val="center"/>
              </w:tcPr>
            </w:tcPrChange>
          </w:tcPr>
          <w:p w14:paraId="107E28D1" w14:textId="77777777" w:rsidR="003F4FB8" w:rsidRDefault="003F4FB8" w:rsidP="003F4FB8">
            <w:pPr>
              <w:jc w:val="right"/>
              <w:rPr>
                <w:rFonts w:ascii="Times New Roman" w:hAnsi="Times New Roman"/>
                <w:color w:val="000000" w:themeColor="text1"/>
                <w:sz w:val="20"/>
                <w:lang w:val="en-GB"/>
              </w:rPr>
            </w:pPr>
            <w:del w:id="453" w:author="Codex final RPL revision" w:date="2026-07-17T08:17:00Z">
              <w:r>
                <w:rPr>
                  <w:rFonts w:ascii="Times New Roman" w:hAnsi="Times New Roman"/>
                  <w:color w:val="000000" w:themeColor="text1"/>
                  <w:sz w:val="20"/>
                  <w:lang w:val="en-GB"/>
                </w:rPr>
                <w:delText>-0.0043</w:delText>
              </w:r>
            </w:del>
            <w:ins w:id="454" w:author="Codex final RPL revision" w:date="2026-07-17T08:17:00Z">
              <w:r>
                <w:rPr>
                  <w:rFonts w:ascii="Times New Roman" w:hAnsi="Times New Roman"/>
                  <w:b/>
                  <w:bCs/>
                  <w:color w:val="000000" w:themeColor="text1"/>
                  <w:sz w:val="20"/>
                  <w:lang w:val="en-GB"/>
                </w:rPr>
                <w:t>3.692</w:t>
              </w:r>
            </w:ins>
          </w:p>
        </w:tc>
        <w:tc>
          <w:tcPr>
            <w:tcW w:w="1395" w:type="dxa"/>
            <w:vAlign w:val="center"/>
            <w:tcPrChange w:id="455" w:author="Nils Droste" w:date="2026-07-17T20:32:00Z" w16du:dateUtc="2026-07-17T18:32:00Z">
              <w:tcPr>
                <w:tcW w:w="900" w:type="dxa"/>
                <w:vAlign w:val="center"/>
              </w:tcPr>
            </w:tcPrChange>
          </w:tcPr>
          <w:p w14:paraId="52F08DC7" w14:textId="77777777" w:rsidR="003F4FB8" w:rsidRDefault="003F4FB8" w:rsidP="003F4FB8">
            <w:pPr>
              <w:jc w:val="right"/>
              <w:rPr>
                <w:rFonts w:ascii="Times New Roman" w:hAnsi="Times New Roman"/>
                <w:color w:val="000000" w:themeColor="text1"/>
                <w:sz w:val="20"/>
                <w:lang w:val="en-GB"/>
              </w:rPr>
            </w:pPr>
            <w:del w:id="456" w:author="Codex final RPL revision" w:date="2026-07-17T08:17:00Z">
              <w:r>
                <w:rPr>
                  <w:rFonts w:ascii="Times New Roman" w:hAnsi="Times New Roman"/>
                  <w:color w:val="000000" w:themeColor="text1"/>
                  <w:sz w:val="20"/>
                  <w:lang w:val="en-GB"/>
                </w:rPr>
                <w:delText>[-0.1874, 0.1788]</w:delText>
              </w:r>
            </w:del>
            <w:ins w:id="457" w:author="Codex final RPL revision" w:date="2026-07-17T08:17:00Z">
              <w:r>
                <w:rPr>
                  <w:rFonts w:ascii="Times New Roman" w:hAnsi="Times New Roman"/>
                  <w:b/>
                  <w:bCs/>
                  <w:color w:val="000000" w:themeColor="text1"/>
                  <w:sz w:val="20"/>
                  <w:lang w:val="en-GB"/>
                </w:rPr>
                <w:t>[2.730, 4.654]</w:t>
              </w:r>
            </w:ins>
          </w:p>
        </w:tc>
        <w:tc>
          <w:tcPr>
            <w:tcW w:w="711" w:type="dxa"/>
            <w:tcPrChange w:id="458" w:author="Nils Droste" w:date="2026-07-17T20:32:00Z" w16du:dateUtc="2026-07-17T18:32:00Z">
              <w:tcPr>
                <w:tcW w:w="1250" w:type="dxa"/>
                <w:gridSpan w:val="2"/>
                <w:vAlign w:val="center"/>
              </w:tcPr>
            </w:tcPrChange>
          </w:tcPr>
          <w:p w14:paraId="717BF072" w14:textId="410B060F" w:rsidR="003F4FB8" w:rsidRPr="00BC561D" w:rsidRDefault="003F4FB8" w:rsidP="003F4FB8">
            <w:pPr>
              <w:jc w:val="right"/>
              <w:rPr>
                <w:rFonts w:ascii="Times New Roman" w:hAnsi="Times New Roman"/>
                <w:color w:val="000000" w:themeColor="text1"/>
                <w:sz w:val="20"/>
                <w:szCs w:val="16"/>
                <w:lang w:val="en-GB"/>
              </w:rPr>
            </w:pPr>
            <w:del w:id="459" w:author="Nils Droste [2]" w:date="2026-07-17T20:25:00Z" w16du:dateUtc="2026-07-17T18:25:00Z">
              <w:r w:rsidRPr="00BC561D" w:rsidDel="005D1CD3">
                <w:rPr>
                  <w:rFonts w:ascii="Times New Roman" w:hAnsi="Times New Roman"/>
                  <w:vanish/>
                  <w:sz w:val="20"/>
                  <w:szCs w:val="16"/>
                  <w:rPrChange w:id="460" w:author="Nils Droste" w:date="2026-07-17T20:25:00Z" w16du:dateUtc="2026-07-17T18:25:00Z">
                    <w:rPr>
                      <w:vanish/>
                    </w:rPr>
                  </w:rPrChange>
                </w:rPr>
                <w:delText>3.6</w:delText>
              </w:r>
            </w:del>
          </w:p>
        </w:tc>
        <w:tc>
          <w:tcPr>
            <w:tcW w:w="2154" w:type="dxa"/>
            <w:tcPrChange w:id="461" w:author="Nils Droste" w:date="2026-07-17T20:32:00Z" w16du:dateUtc="2026-07-17T18:32:00Z">
              <w:tcPr>
                <w:tcW w:w="2200" w:type="dxa"/>
                <w:vAlign w:val="center"/>
              </w:tcPr>
            </w:tcPrChange>
          </w:tcPr>
          <w:p w14:paraId="3AC4277F" w14:textId="5EF43E72" w:rsidR="003F4FB8" w:rsidRPr="00BC561D" w:rsidRDefault="003F4FB8" w:rsidP="003F4FB8">
            <w:pPr>
              <w:ind w:left="1304" w:hanging="1304"/>
              <w:jc w:val="right"/>
              <w:rPr>
                <w:rFonts w:ascii="Times New Roman" w:hAnsi="Times New Roman"/>
                <w:color w:val="000000" w:themeColor="text1"/>
                <w:sz w:val="20"/>
                <w:szCs w:val="16"/>
                <w:lang w:val="en-GB"/>
              </w:rPr>
            </w:pPr>
            <w:del w:id="462" w:author="Nils Droste [2]" w:date="2026-07-17T20:25:00Z" w16du:dateUtc="2026-07-17T18:25:00Z">
              <w:r w:rsidRPr="00BC561D" w:rsidDel="005D1CD3">
                <w:rPr>
                  <w:rFonts w:ascii="Times New Roman" w:hAnsi="Times New Roman"/>
                  <w:vanish/>
                  <w:sz w:val="20"/>
                  <w:szCs w:val="16"/>
                  <w:rPrChange w:id="463" w:author="Nils Droste" w:date="2026-07-17T20:25:00Z" w16du:dateUtc="2026-07-17T18:25:00Z">
                    <w:rPr>
                      <w:vanish/>
                    </w:rPr>
                  </w:rPrChange>
                </w:rPr>
                <w:delText>[-150.3, 157.5]</w:delText>
              </w:r>
            </w:del>
          </w:p>
        </w:tc>
      </w:tr>
      <w:tr w:rsidR="003F4FB8" w:rsidRPr="00801A66" w14:paraId="2951A2B6" w14:textId="77777777" w:rsidTr="00B26420">
        <w:trPr>
          <w:trHeight w:val="283"/>
          <w:tblCellSpacing w:w="15" w:type="dxa"/>
          <w:trPrChange w:id="464" w:author="Nils Droste" w:date="2026-07-17T20:32:00Z" w16du:dateUtc="2026-07-17T18:32:00Z">
            <w:trPr>
              <w:trHeight w:val="283"/>
              <w:tblCellSpacing w:w="15" w:type="dxa"/>
            </w:trPr>
          </w:trPrChange>
        </w:trPr>
        <w:tc>
          <w:tcPr>
            <w:tcW w:w="3465" w:type="dxa"/>
            <w:vAlign w:val="center"/>
            <w:tcPrChange w:id="465" w:author="Nils Droste" w:date="2026-07-17T20:32:00Z" w16du:dateUtc="2026-07-17T18:32:00Z">
              <w:tcPr>
                <w:tcW w:w="3300" w:type="dxa"/>
                <w:vAlign w:val="center"/>
              </w:tcPr>
            </w:tcPrChange>
          </w:tcPr>
          <w:p w14:paraId="122C0423" w14:textId="77777777" w:rsidR="003F4FB8" w:rsidRPr="00B26420" w:rsidRDefault="003F4FB8" w:rsidP="003F4FB8">
            <w:pPr>
              <w:rPr>
                <w:rFonts w:ascii="Times New Roman" w:hAnsi="Times New Roman"/>
                <w:b/>
                <w:bCs/>
                <w:color w:val="000000" w:themeColor="text1"/>
                <w:sz w:val="20"/>
                <w:lang w:val="en-GB"/>
              </w:rPr>
            </w:pPr>
            <w:del w:id="466" w:author="Codex final RPL revision" w:date="2026-07-17T08:17:00Z">
              <w:r w:rsidRPr="00B26420">
                <w:rPr>
                  <w:rFonts w:ascii="Times New Roman" w:hAnsi="Times New Roman"/>
                  <w:b/>
                  <w:bCs/>
                  <w:color w:val="000000" w:themeColor="text1"/>
                  <w:sz w:val="20"/>
                  <w:lang w:val="en-GB"/>
                </w:rPr>
                <w:delText>Action-based – Set Asides</w:delText>
              </w:r>
            </w:del>
            <w:ins w:id="467" w:author="Codex final RPL revision" w:date="2026-07-17T08:17:00Z">
              <w:r w:rsidRPr="00B26420">
                <w:rPr>
                  <w:rFonts w:ascii="Times New Roman" w:hAnsi="Times New Roman"/>
                  <w:b/>
                  <w:bCs/>
                  <w:color w:val="000000" w:themeColor="text1"/>
                  <w:sz w:val="20"/>
                  <w:lang w:val="en-GB"/>
                  <w:rPrChange w:id="468" w:author="Nils Droste" w:date="2026-07-17T20:33:00Z" w16du:dateUtc="2026-07-17T18:33:00Z">
                    <w:rPr>
                      <w:rFonts w:ascii="Times New Roman" w:hAnsi="Times New Roman"/>
                      <w:color w:val="000000" w:themeColor="text1"/>
                      <w:sz w:val="20"/>
                      <w:lang w:val="en-GB"/>
                    </w:rPr>
                  </w:rPrChange>
                </w:rPr>
                <w:t>Functional buffer strips</w:t>
              </w:r>
            </w:ins>
          </w:p>
        </w:tc>
        <w:tc>
          <w:tcPr>
            <w:tcW w:w="795" w:type="dxa"/>
            <w:vAlign w:val="center"/>
            <w:tcPrChange w:id="469" w:author="Nils Droste" w:date="2026-07-17T20:32:00Z" w16du:dateUtc="2026-07-17T18:32:00Z">
              <w:tcPr>
                <w:tcW w:w="1050" w:type="dxa"/>
                <w:gridSpan w:val="2"/>
                <w:vAlign w:val="center"/>
              </w:tcPr>
            </w:tcPrChange>
          </w:tcPr>
          <w:p w14:paraId="3DA773C1" w14:textId="77777777" w:rsidR="003F4FB8" w:rsidRDefault="003F4FB8" w:rsidP="003F4FB8">
            <w:pPr>
              <w:jc w:val="right"/>
              <w:rPr>
                <w:rFonts w:ascii="Times New Roman" w:hAnsi="Times New Roman"/>
                <w:b/>
                <w:bCs/>
                <w:color w:val="000000" w:themeColor="text1"/>
                <w:sz w:val="20"/>
                <w:lang w:val="en-GB"/>
              </w:rPr>
            </w:pPr>
            <w:del w:id="470" w:author="Codex final RPL revision" w:date="2026-07-17T08:17:00Z">
              <w:r>
                <w:rPr>
                  <w:rFonts w:ascii="Times New Roman" w:hAnsi="Times New Roman"/>
                  <w:b/>
                  <w:bCs/>
                  <w:color w:val="000000" w:themeColor="text1"/>
                  <w:sz w:val="20"/>
                  <w:lang w:val="en-GB"/>
                </w:rPr>
                <w:delText>0.3086</w:delText>
              </w:r>
            </w:del>
            <w:ins w:id="471" w:author="Codex final RPL revision" w:date="2026-07-17T08:17:00Z">
              <w:r>
                <w:rPr>
                  <w:rFonts w:ascii="Times New Roman" w:hAnsi="Times New Roman"/>
                  <w:b/>
                  <w:bCs/>
                  <w:color w:val="000000" w:themeColor="text1"/>
                  <w:sz w:val="20"/>
                  <w:lang w:val="en-GB"/>
                </w:rPr>
                <w:t>0.679</w:t>
              </w:r>
            </w:ins>
          </w:p>
        </w:tc>
        <w:tc>
          <w:tcPr>
            <w:tcW w:w="1395" w:type="dxa"/>
            <w:vAlign w:val="center"/>
            <w:tcPrChange w:id="472" w:author="Nils Droste" w:date="2026-07-17T20:32:00Z" w16du:dateUtc="2026-07-17T18:32:00Z">
              <w:tcPr>
                <w:tcW w:w="900" w:type="dxa"/>
                <w:vAlign w:val="center"/>
              </w:tcPr>
            </w:tcPrChange>
          </w:tcPr>
          <w:p w14:paraId="5C108010" w14:textId="77777777" w:rsidR="003F4FB8" w:rsidRDefault="003F4FB8" w:rsidP="003F4FB8">
            <w:pPr>
              <w:jc w:val="right"/>
              <w:rPr>
                <w:rFonts w:ascii="Times New Roman" w:hAnsi="Times New Roman"/>
                <w:b/>
                <w:bCs/>
                <w:color w:val="000000" w:themeColor="text1"/>
                <w:sz w:val="20"/>
                <w:lang w:val="en-GB"/>
              </w:rPr>
            </w:pPr>
            <w:del w:id="473" w:author="Codex final RPL revision" w:date="2026-07-17T08:17:00Z">
              <w:r>
                <w:rPr>
                  <w:rFonts w:ascii="Times New Roman" w:hAnsi="Times New Roman"/>
                  <w:b/>
                  <w:bCs/>
                  <w:color w:val="000000" w:themeColor="text1"/>
                  <w:sz w:val="20"/>
                  <w:lang w:val="en-GB"/>
                </w:rPr>
                <w:delText>[0.1299, 0.4874]</w:delText>
              </w:r>
            </w:del>
            <w:ins w:id="474" w:author="Codex final RPL revision" w:date="2026-07-17T08:17:00Z">
              <w:r>
                <w:rPr>
                  <w:rFonts w:ascii="Times New Roman" w:hAnsi="Times New Roman"/>
                  <w:b/>
                  <w:bCs/>
                  <w:color w:val="000000" w:themeColor="text1"/>
                  <w:sz w:val="20"/>
                  <w:lang w:val="en-GB"/>
                </w:rPr>
                <w:t>[0.336, 1.022]</w:t>
              </w:r>
            </w:ins>
          </w:p>
        </w:tc>
        <w:tc>
          <w:tcPr>
            <w:tcW w:w="711" w:type="dxa"/>
            <w:tcPrChange w:id="475" w:author="Nils Droste" w:date="2026-07-17T20:32:00Z" w16du:dateUtc="2026-07-17T18:32:00Z">
              <w:tcPr>
                <w:tcW w:w="1250" w:type="dxa"/>
                <w:gridSpan w:val="2"/>
                <w:vAlign w:val="center"/>
              </w:tcPr>
            </w:tcPrChange>
          </w:tcPr>
          <w:p w14:paraId="000DD490" w14:textId="3D75781F" w:rsidR="003F4FB8" w:rsidRPr="008632C4" w:rsidRDefault="003F4FB8" w:rsidP="003F4FB8">
            <w:pPr>
              <w:jc w:val="right"/>
              <w:rPr>
                <w:rFonts w:ascii="Times New Roman" w:hAnsi="Times New Roman"/>
                <w:b/>
                <w:bCs/>
                <w:color w:val="000000" w:themeColor="text1"/>
                <w:sz w:val="20"/>
                <w:szCs w:val="16"/>
                <w:lang w:val="en-GB"/>
              </w:rPr>
            </w:pPr>
            <w:ins w:id="476" w:author="Nils Droste [2]" w:date="2026-07-17T20:25:00Z" w16du:dateUtc="2026-07-17T18:25:00Z">
              <w:r w:rsidRPr="008632C4">
                <w:rPr>
                  <w:rFonts w:ascii="Times New Roman" w:hAnsi="Times New Roman"/>
                  <w:b/>
                  <w:bCs/>
                  <w:sz w:val="20"/>
                  <w:szCs w:val="16"/>
                  <w:rPrChange w:id="477" w:author="Nils Droste" w:date="2026-07-17T20:27:00Z" w16du:dateUtc="2026-07-17T18:27:00Z">
                    <w:rPr/>
                  </w:rPrChange>
                </w:rPr>
                <w:t>-137.7</w:t>
              </w:r>
            </w:ins>
            <w:del w:id="478" w:author="Nils Droste [2]" w:date="2026-07-17T20:25:00Z" w16du:dateUtc="2026-07-17T18:25:00Z">
              <w:r w:rsidRPr="008632C4" w:rsidDel="005D1CD3">
                <w:rPr>
                  <w:rFonts w:ascii="Times New Roman" w:hAnsi="Times New Roman"/>
                  <w:b/>
                  <w:bCs/>
                  <w:vanish/>
                  <w:sz w:val="20"/>
                  <w:szCs w:val="16"/>
                  <w:rPrChange w:id="479" w:author="Nils Droste" w:date="2026-07-17T20:27:00Z" w16du:dateUtc="2026-07-17T18:27:00Z">
                    <w:rPr>
                      <w:vanish/>
                    </w:rPr>
                  </w:rPrChange>
                </w:rPr>
                <w:delText>-259.4</w:delText>
              </w:r>
            </w:del>
            <w:ins w:id="480" w:author="Codex final RPL revision" w:date="2026-07-17T08:17:00Z">
              <w:del w:id="481" w:author="Nils Droste [2]" w:date="2026-07-17T20:25:00Z" w16du:dateUtc="2026-07-17T18:25:00Z">
                <w:r w:rsidRPr="008632C4" w:rsidDel="005D1CD3">
                  <w:rPr>
                    <w:rFonts w:ascii="Times New Roman" w:hAnsi="Times New Roman"/>
                    <w:b/>
                    <w:bCs/>
                    <w:vanish/>
                    <w:sz w:val="20"/>
                    <w:szCs w:val="16"/>
                    <w:rPrChange w:id="482" w:author="Nils Droste" w:date="2026-07-17T20:27:00Z" w16du:dateUtc="2026-07-17T18:27:00Z">
                      <w:rPr>
                        <w:vanish/>
                      </w:rPr>
                    </w:rPrChange>
                  </w:rPr>
                  <w:delText>-137.7</w:delText>
                </w:r>
              </w:del>
            </w:ins>
          </w:p>
        </w:tc>
        <w:tc>
          <w:tcPr>
            <w:tcW w:w="2154" w:type="dxa"/>
            <w:tcPrChange w:id="483" w:author="Nils Droste" w:date="2026-07-17T20:32:00Z" w16du:dateUtc="2026-07-17T18:32:00Z">
              <w:tcPr>
                <w:tcW w:w="2200" w:type="dxa"/>
                <w:vAlign w:val="center"/>
              </w:tcPr>
            </w:tcPrChange>
          </w:tcPr>
          <w:p w14:paraId="2DA03742" w14:textId="317B8C3F" w:rsidR="003F4FB8" w:rsidRPr="008632C4" w:rsidRDefault="003F4FB8" w:rsidP="003F4FB8">
            <w:pPr>
              <w:ind w:left="1304" w:hanging="1304"/>
              <w:jc w:val="right"/>
              <w:rPr>
                <w:rFonts w:ascii="Times New Roman" w:hAnsi="Times New Roman"/>
                <w:b/>
                <w:bCs/>
                <w:color w:val="000000" w:themeColor="text1"/>
                <w:sz w:val="20"/>
                <w:szCs w:val="16"/>
                <w:lang w:val="en-GB"/>
              </w:rPr>
            </w:pPr>
            <w:ins w:id="484" w:author="Nils Droste [2]" w:date="2026-07-17T20:25:00Z" w16du:dateUtc="2026-07-17T18:25:00Z">
              <w:r w:rsidRPr="008632C4">
                <w:rPr>
                  <w:rFonts w:ascii="Times New Roman" w:hAnsi="Times New Roman"/>
                  <w:b/>
                  <w:bCs/>
                  <w:sz w:val="20"/>
                  <w:szCs w:val="16"/>
                  <w:rPrChange w:id="485" w:author="Nils Droste" w:date="2026-07-17T20:27:00Z" w16du:dateUtc="2026-07-17T18:27:00Z">
                    <w:rPr/>
                  </w:rPrChange>
                </w:rPr>
                <w:t>[-208.0, -67.3]</w:t>
              </w:r>
            </w:ins>
            <w:del w:id="486" w:author="Nils Droste [2]" w:date="2026-07-17T20:25:00Z" w16du:dateUtc="2026-07-17T18:25:00Z">
              <w:r w:rsidRPr="008632C4" w:rsidDel="005D1CD3">
                <w:rPr>
                  <w:rFonts w:ascii="Times New Roman" w:hAnsi="Times New Roman"/>
                  <w:b/>
                  <w:bCs/>
                  <w:vanish/>
                  <w:sz w:val="20"/>
                  <w:szCs w:val="16"/>
                  <w:rPrChange w:id="487" w:author="Nils Droste" w:date="2026-07-17T20:27:00Z" w16du:dateUtc="2026-07-17T18:27:00Z">
                    <w:rPr>
                      <w:vanish/>
                    </w:rPr>
                  </w:rPrChange>
                </w:rPr>
                <w:delText>[-409.6, -109.2]</w:delText>
              </w:r>
            </w:del>
            <w:ins w:id="488" w:author="Codex final RPL revision" w:date="2026-07-17T08:17:00Z">
              <w:del w:id="489" w:author="Nils Droste [2]" w:date="2026-07-17T20:25:00Z" w16du:dateUtc="2026-07-17T18:25:00Z">
                <w:r w:rsidRPr="008632C4" w:rsidDel="005D1CD3">
                  <w:rPr>
                    <w:rFonts w:ascii="Times New Roman" w:hAnsi="Times New Roman"/>
                    <w:b/>
                    <w:bCs/>
                    <w:vanish/>
                    <w:sz w:val="20"/>
                    <w:szCs w:val="16"/>
                    <w:rPrChange w:id="490" w:author="Nils Droste" w:date="2026-07-17T20:27:00Z" w16du:dateUtc="2026-07-17T18:27:00Z">
                      <w:rPr>
                        <w:vanish/>
                      </w:rPr>
                    </w:rPrChange>
                  </w:rPr>
                  <w:delText>[-208.0, -67.3]</w:delText>
                </w:r>
              </w:del>
            </w:ins>
          </w:p>
        </w:tc>
      </w:tr>
      <w:tr w:rsidR="003F4FB8" w:rsidRPr="00801A66" w14:paraId="6C14A3E9" w14:textId="77777777" w:rsidTr="00B26420">
        <w:trPr>
          <w:trHeight w:val="283"/>
          <w:tblCellSpacing w:w="15" w:type="dxa"/>
          <w:trPrChange w:id="491" w:author="Nils Droste" w:date="2026-07-17T20:32:00Z" w16du:dateUtc="2026-07-17T18:32:00Z">
            <w:trPr>
              <w:trHeight w:val="283"/>
              <w:tblCellSpacing w:w="15" w:type="dxa"/>
            </w:trPr>
          </w:trPrChange>
        </w:trPr>
        <w:tc>
          <w:tcPr>
            <w:tcW w:w="3465" w:type="dxa"/>
            <w:vAlign w:val="center"/>
            <w:hideMark/>
            <w:tcPrChange w:id="492" w:author="Nils Droste" w:date="2026-07-17T20:32:00Z" w16du:dateUtc="2026-07-17T18:32:00Z">
              <w:tcPr>
                <w:tcW w:w="3300" w:type="dxa"/>
                <w:tcBorders>
                  <w:bottom w:val="thickThinLargeGap" w:sz="24" w:space="0" w:color="auto"/>
                </w:tcBorders>
                <w:vAlign w:val="center"/>
                <w:hideMark/>
              </w:tcPr>
            </w:tcPrChange>
          </w:tcPr>
          <w:p w14:paraId="7674B97D" w14:textId="77777777" w:rsidR="003F4FB8" w:rsidRPr="00B26420" w:rsidRDefault="003F4FB8" w:rsidP="003F4FB8">
            <w:pPr>
              <w:rPr>
                <w:rFonts w:ascii="Times New Roman" w:hAnsi="Times New Roman"/>
                <w:b/>
                <w:bCs/>
                <w:color w:val="000000" w:themeColor="text1"/>
                <w:sz w:val="20"/>
                <w:lang w:val="en-GB"/>
                <w:rPrChange w:id="493" w:author="Nils Droste" w:date="2026-07-17T20:33:00Z" w16du:dateUtc="2026-07-17T18:33:00Z">
                  <w:rPr>
                    <w:rFonts w:ascii="Times New Roman" w:hAnsi="Times New Roman"/>
                    <w:color w:val="000000" w:themeColor="text1"/>
                    <w:sz w:val="20"/>
                    <w:lang w:val="en-GB"/>
                  </w:rPr>
                </w:rPrChange>
              </w:rPr>
            </w:pPr>
            <w:del w:id="494" w:author="Codex final RPL revision" w:date="2026-07-17T08:17:00Z">
              <w:r w:rsidRPr="00B26420">
                <w:rPr>
                  <w:rFonts w:ascii="Times New Roman" w:hAnsi="Times New Roman"/>
                  <w:b/>
                  <w:bCs/>
                  <w:color w:val="000000" w:themeColor="text1"/>
                  <w:sz w:val="20"/>
                  <w:lang w:val="en-GB"/>
                  <w:rPrChange w:id="495" w:author="Nils Droste" w:date="2026-07-17T20:33:00Z" w16du:dateUtc="2026-07-17T18:33:00Z">
                    <w:rPr>
                      <w:rFonts w:ascii="Times New Roman" w:hAnsi="Times New Roman"/>
                      <w:color w:val="000000" w:themeColor="text1"/>
                      <w:sz w:val="20"/>
                      <w:lang w:val="en-GB"/>
                    </w:rPr>
                  </w:rPrChange>
                </w:rPr>
                <w:delText>Action-based – Refrain From Felling Old Forest</w:delText>
              </w:r>
            </w:del>
            <w:ins w:id="496" w:author="Codex final RPL revision" w:date="2026-07-17T08:17:00Z">
              <w:r w:rsidRPr="00B26420">
                <w:rPr>
                  <w:rFonts w:ascii="Times New Roman" w:hAnsi="Times New Roman"/>
                  <w:b/>
                  <w:bCs/>
                  <w:color w:val="000000" w:themeColor="text1"/>
                  <w:sz w:val="20"/>
                  <w:lang w:val="en-GB"/>
                  <w:rPrChange w:id="497" w:author="Nils Droste" w:date="2026-07-17T20:33:00Z" w16du:dateUtc="2026-07-17T18:33:00Z">
                    <w:rPr>
                      <w:rFonts w:ascii="Times New Roman" w:hAnsi="Times New Roman"/>
                      <w:color w:val="000000" w:themeColor="text1"/>
                      <w:sz w:val="20"/>
                      <w:lang w:val="en-GB"/>
                    </w:rPr>
                  </w:rPrChange>
                </w:rPr>
                <w:t>SD – Functional buffer strips</w:t>
              </w:r>
            </w:ins>
          </w:p>
        </w:tc>
        <w:tc>
          <w:tcPr>
            <w:tcW w:w="795" w:type="dxa"/>
            <w:vAlign w:val="center"/>
            <w:hideMark/>
            <w:tcPrChange w:id="498" w:author="Nils Droste" w:date="2026-07-17T20:32:00Z" w16du:dateUtc="2026-07-17T18:32:00Z">
              <w:tcPr>
                <w:tcW w:w="1050" w:type="dxa"/>
                <w:gridSpan w:val="2"/>
                <w:tcBorders>
                  <w:bottom w:val="thickThinLargeGap" w:sz="24" w:space="0" w:color="auto"/>
                </w:tcBorders>
                <w:vAlign w:val="center"/>
                <w:hideMark/>
              </w:tcPr>
            </w:tcPrChange>
          </w:tcPr>
          <w:p w14:paraId="76FCE811" w14:textId="77777777" w:rsidR="003F4FB8" w:rsidRDefault="003F4FB8" w:rsidP="003F4FB8">
            <w:pPr>
              <w:jc w:val="right"/>
              <w:rPr>
                <w:rFonts w:ascii="Times New Roman" w:hAnsi="Times New Roman"/>
                <w:color w:val="000000" w:themeColor="text1"/>
                <w:sz w:val="20"/>
                <w:lang w:val="en-GB"/>
              </w:rPr>
            </w:pPr>
            <w:del w:id="499" w:author="Codex final RPL revision" w:date="2026-07-17T08:17:00Z">
              <w:r>
                <w:rPr>
                  <w:rFonts w:ascii="Times New Roman" w:hAnsi="Times New Roman"/>
                  <w:color w:val="000000" w:themeColor="text1"/>
                  <w:sz w:val="20"/>
                  <w:lang w:val="en-GB"/>
                </w:rPr>
                <w:delText>0.1609</w:delText>
              </w:r>
            </w:del>
            <w:ins w:id="500" w:author="Codex final RPL revision" w:date="2026-07-17T08:17:00Z">
              <w:r>
                <w:rPr>
                  <w:rFonts w:ascii="Times New Roman" w:hAnsi="Times New Roman"/>
                  <w:b/>
                  <w:bCs/>
                  <w:color w:val="000000" w:themeColor="text1"/>
                  <w:sz w:val="20"/>
                  <w:lang w:val="en-GB"/>
                </w:rPr>
                <w:t>2.889</w:t>
              </w:r>
            </w:ins>
          </w:p>
        </w:tc>
        <w:tc>
          <w:tcPr>
            <w:tcW w:w="1395" w:type="dxa"/>
            <w:vAlign w:val="center"/>
            <w:hideMark/>
            <w:tcPrChange w:id="501" w:author="Nils Droste" w:date="2026-07-17T20:32:00Z" w16du:dateUtc="2026-07-17T18:32:00Z">
              <w:tcPr>
                <w:tcW w:w="900" w:type="dxa"/>
                <w:tcBorders>
                  <w:bottom w:val="thickThinLargeGap" w:sz="24" w:space="0" w:color="auto"/>
                </w:tcBorders>
                <w:vAlign w:val="center"/>
                <w:hideMark/>
              </w:tcPr>
            </w:tcPrChange>
          </w:tcPr>
          <w:p w14:paraId="5F5FD786" w14:textId="77777777" w:rsidR="003F4FB8" w:rsidRDefault="003F4FB8" w:rsidP="003F4FB8">
            <w:pPr>
              <w:jc w:val="right"/>
              <w:rPr>
                <w:rFonts w:ascii="Times New Roman" w:hAnsi="Times New Roman"/>
                <w:color w:val="000000" w:themeColor="text1"/>
                <w:sz w:val="20"/>
                <w:lang w:val="en-GB"/>
              </w:rPr>
            </w:pPr>
            <w:del w:id="502" w:author="Codex final RPL revision" w:date="2026-07-17T08:17:00Z">
              <w:r>
                <w:rPr>
                  <w:rFonts w:ascii="Times New Roman" w:hAnsi="Times New Roman"/>
                  <w:color w:val="000000" w:themeColor="text1"/>
                  <w:sz w:val="20"/>
                  <w:lang w:val="en-GB"/>
                </w:rPr>
                <w:delText>[-0.0218, 0.3435]</w:delText>
              </w:r>
            </w:del>
            <w:ins w:id="503" w:author="Codex final RPL revision" w:date="2026-07-17T08:17:00Z">
              <w:r>
                <w:rPr>
                  <w:rFonts w:ascii="Times New Roman" w:hAnsi="Times New Roman"/>
                  <w:b/>
                  <w:bCs/>
                  <w:color w:val="000000" w:themeColor="text1"/>
                  <w:sz w:val="20"/>
                  <w:lang w:val="en-GB"/>
                </w:rPr>
                <w:t>[1.874, 3.905]</w:t>
              </w:r>
            </w:ins>
          </w:p>
        </w:tc>
        <w:tc>
          <w:tcPr>
            <w:tcW w:w="711" w:type="dxa"/>
            <w:hideMark/>
            <w:tcPrChange w:id="504" w:author="Nils Droste" w:date="2026-07-17T20:32:00Z" w16du:dateUtc="2026-07-17T18:32:00Z">
              <w:tcPr>
                <w:tcW w:w="1250" w:type="dxa"/>
                <w:gridSpan w:val="2"/>
                <w:tcBorders>
                  <w:bottom w:val="thickThinLargeGap" w:sz="24" w:space="0" w:color="auto"/>
                </w:tcBorders>
                <w:vAlign w:val="center"/>
                <w:hideMark/>
              </w:tcPr>
            </w:tcPrChange>
          </w:tcPr>
          <w:p w14:paraId="7ADC198D" w14:textId="6BC0278C" w:rsidR="003F4FB8" w:rsidRPr="00BC561D" w:rsidRDefault="003F4FB8" w:rsidP="003F4FB8">
            <w:pPr>
              <w:jc w:val="right"/>
              <w:rPr>
                <w:rFonts w:ascii="Times New Roman" w:hAnsi="Times New Roman"/>
                <w:color w:val="000000" w:themeColor="text1"/>
                <w:sz w:val="20"/>
                <w:szCs w:val="16"/>
                <w:lang w:val="en-GB"/>
              </w:rPr>
            </w:pPr>
            <w:del w:id="505" w:author="Nils Droste [2]" w:date="2026-07-17T20:25:00Z" w16du:dateUtc="2026-07-17T18:25:00Z">
              <w:r w:rsidRPr="00BC561D" w:rsidDel="005D1CD3">
                <w:rPr>
                  <w:rFonts w:ascii="Times New Roman" w:hAnsi="Times New Roman"/>
                  <w:vanish/>
                  <w:sz w:val="20"/>
                  <w:szCs w:val="16"/>
                  <w:rPrChange w:id="506" w:author="Nils Droste" w:date="2026-07-17T20:25:00Z" w16du:dateUtc="2026-07-17T18:25:00Z">
                    <w:rPr>
                      <w:vanish/>
                    </w:rPr>
                  </w:rPrChange>
                </w:rPr>
                <w:delText>-135.2</w:delText>
              </w:r>
            </w:del>
          </w:p>
        </w:tc>
        <w:tc>
          <w:tcPr>
            <w:tcW w:w="2154" w:type="dxa"/>
            <w:hideMark/>
            <w:tcPrChange w:id="507" w:author="Nils Droste" w:date="2026-07-17T20:32:00Z" w16du:dateUtc="2026-07-17T18:32:00Z">
              <w:tcPr>
                <w:tcW w:w="2200" w:type="dxa"/>
                <w:tcBorders>
                  <w:bottom w:val="thickThinLargeGap" w:sz="24" w:space="0" w:color="auto"/>
                </w:tcBorders>
                <w:vAlign w:val="center"/>
                <w:hideMark/>
              </w:tcPr>
            </w:tcPrChange>
          </w:tcPr>
          <w:p w14:paraId="68CD294F" w14:textId="45BA1DD2" w:rsidR="003F4FB8" w:rsidRPr="00BC561D" w:rsidRDefault="003F4FB8" w:rsidP="003F4FB8">
            <w:pPr>
              <w:ind w:left="1304" w:hanging="1304"/>
              <w:jc w:val="right"/>
              <w:rPr>
                <w:rFonts w:ascii="Times New Roman" w:hAnsi="Times New Roman"/>
                <w:color w:val="000000" w:themeColor="text1"/>
                <w:sz w:val="20"/>
                <w:szCs w:val="16"/>
                <w:lang w:val="en-GB"/>
              </w:rPr>
            </w:pPr>
            <w:del w:id="508" w:author="Nils Droste [2]" w:date="2026-07-17T20:25:00Z" w16du:dateUtc="2026-07-17T18:25:00Z">
              <w:r w:rsidRPr="00BC561D" w:rsidDel="005D1CD3">
                <w:rPr>
                  <w:rFonts w:ascii="Times New Roman" w:hAnsi="Times New Roman"/>
                  <w:vanish/>
                  <w:sz w:val="20"/>
                  <w:szCs w:val="16"/>
                  <w:rPrChange w:id="509" w:author="Nils Droste" w:date="2026-07-17T20:25:00Z" w16du:dateUtc="2026-07-17T18:25:00Z">
                    <w:rPr>
                      <w:vanish/>
                    </w:rPr>
                  </w:rPrChange>
                </w:rPr>
                <w:delText>[-288.7, 18.3]</w:delText>
              </w:r>
            </w:del>
          </w:p>
        </w:tc>
      </w:tr>
      <w:tr w:rsidR="003F4FB8" w:rsidRPr="00801A66" w14:paraId="11D0D7B3" w14:textId="77777777" w:rsidTr="00B26420">
        <w:trPr>
          <w:trHeight w:val="283"/>
          <w:tblCellSpacing w:w="15" w:type="dxa"/>
          <w:ins w:id="510" w:author="Codex final RPL revision" w:date="2026-07-17T08:17:00Z"/>
          <w:trPrChange w:id="511" w:author="Nils Droste" w:date="2026-07-17T20:32:00Z" w16du:dateUtc="2026-07-17T18:32:00Z">
            <w:trPr>
              <w:trHeight w:val="283"/>
              <w:tblCellSpacing w:w="15" w:type="dxa"/>
            </w:trPr>
          </w:trPrChange>
        </w:trPr>
        <w:tc>
          <w:tcPr>
            <w:tcW w:w="3465" w:type="dxa"/>
            <w:vAlign w:val="center"/>
            <w:hideMark/>
            <w:tcPrChange w:id="512" w:author="Nils Droste" w:date="2026-07-17T20:32:00Z" w16du:dateUtc="2026-07-17T18:32:00Z">
              <w:tcPr>
                <w:tcW w:w="3300" w:type="dxa"/>
                <w:vAlign w:val="center"/>
                <w:hideMark/>
              </w:tcPr>
            </w:tcPrChange>
          </w:tcPr>
          <w:p w14:paraId="21B6BBE7" w14:textId="77777777" w:rsidR="003F4FB8" w:rsidRPr="00B26420" w:rsidRDefault="003F4FB8" w:rsidP="003F4FB8">
            <w:pPr>
              <w:rPr>
                <w:rFonts w:ascii="Times New Roman" w:hAnsi="Times New Roman"/>
                <w:b/>
                <w:bCs/>
                <w:color w:val="000000" w:themeColor="text1"/>
                <w:sz w:val="20"/>
                <w:lang w:val="en-GB"/>
              </w:rPr>
            </w:pPr>
            <w:r w:rsidRPr="00B26420">
              <w:rPr>
                <w:rFonts w:ascii="Times New Roman" w:hAnsi="Times New Roman"/>
                <w:b/>
                <w:bCs/>
                <w:color w:val="000000" w:themeColor="text1"/>
                <w:sz w:val="20"/>
                <w:lang w:val="en-GB"/>
                <w:rPrChange w:id="513" w:author="Nils Droste" w:date="2026-07-17T20:33:00Z" w16du:dateUtc="2026-07-17T18:33:00Z">
                  <w:rPr>
                    <w:rFonts w:ascii="Times New Roman" w:hAnsi="Times New Roman"/>
                    <w:color w:val="000000" w:themeColor="text1"/>
                    <w:sz w:val="20"/>
                    <w:lang w:val="en-GB"/>
                  </w:rPr>
                </w:rPrChange>
              </w:rPr>
              <w:t>Variation in tree age</w:t>
            </w:r>
          </w:p>
        </w:tc>
        <w:tc>
          <w:tcPr>
            <w:tcW w:w="795" w:type="dxa"/>
            <w:vAlign w:val="center"/>
            <w:hideMark/>
            <w:tcPrChange w:id="514" w:author="Nils Droste" w:date="2026-07-17T20:32:00Z" w16du:dateUtc="2026-07-17T18:32:00Z">
              <w:tcPr>
                <w:tcW w:w="1050" w:type="dxa"/>
                <w:gridSpan w:val="2"/>
                <w:vAlign w:val="center"/>
                <w:hideMark/>
              </w:tcPr>
            </w:tcPrChange>
          </w:tcPr>
          <w:p w14:paraId="7A535E96"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b/>
                <w:bCs/>
                <w:color w:val="000000" w:themeColor="text1"/>
                <w:sz w:val="20"/>
                <w:lang w:val="en-GB"/>
              </w:rPr>
              <w:t>0.510</w:t>
            </w:r>
          </w:p>
        </w:tc>
        <w:tc>
          <w:tcPr>
            <w:tcW w:w="1395" w:type="dxa"/>
            <w:vAlign w:val="center"/>
            <w:hideMark/>
            <w:tcPrChange w:id="515" w:author="Nils Droste" w:date="2026-07-17T20:32:00Z" w16du:dateUtc="2026-07-17T18:32:00Z">
              <w:tcPr>
                <w:tcW w:w="900" w:type="dxa"/>
                <w:vAlign w:val="center"/>
                <w:hideMark/>
              </w:tcPr>
            </w:tcPrChange>
          </w:tcPr>
          <w:p w14:paraId="6B60A03E"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b/>
                <w:bCs/>
                <w:color w:val="000000" w:themeColor="text1"/>
                <w:sz w:val="20"/>
                <w:lang w:val="en-GB"/>
              </w:rPr>
              <w:t>[0.172, 0.847]</w:t>
            </w:r>
          </w:p>
        </w:tc>
        <w:tc>
          <w:tcPr>
            <w:tcW w:w="711" w:type="dxa"/>
            <w:hideMark/>
            <w:tcPrChange w:id="516" w:author="Nils Droste" w:date="2026-07-17T20:32:00Z" w16du:dateUtc="2026-07-17T18:32:00Z">
              <w:tcPr>
                <w:tcW w:w="1250" w:type="dxa"/>
                <w:gridSpan w:val="2"/>
                <w:vAlign w:val="center"/>
                <w:hideMark/>
              </w:tcPr>
            </w:tcPrChange>
          </w:tcPr>
          <w:p w14:paraId="74F05F2F" w14:textId="56C79F55" w:rsidR="003F4FB8" w:rsidRPr="008632C4" w:rsidRDefault="003F4FB8" w:rsidP="003F4FB8">
            <w:pPr>
              <w:jc w:val="right"/>
              <w:rPr>
                <w:rFonts w:ascii="Times New Roman" w:hAnsi="Times New Roman"/>
                <w:b/>
                <w:bCs/>
                <w:color w:val="000000" w:themeColor="text1"/>
                <w:sz w:val="20"/>
                <w:szCs w:val="16"/>
                <w:lang w:val="en-GB"/>
              </w:rPr>
            </w:pPr>
            <w:ins w:id="517" w:author="Nils Droste [2]" w:date="2026-07-17T20:25:00Z" w16du:dateUtc="2026-07-17T18:25:00Z">
              <w:r w:rsidRPr="008632C4">
                <w:rPr>
                  <w:rFonts w:ascii="Times New Roman" w:hAnsi="Times New Roman"/>
                  <w:b/>
                  <w:bCs/>
                  <w:sz w:val="20"/>
                  <w:szCs w:val="16"/>
                  <w:rPrChange w:id="518" w:author="Nils Droste" w:date="2026-07-17T20:27:00Z" w16du:dateUtc="2026-07-17T18:27:00Z">
                    <w:rPr/>
                  </w:rPrChange>
                </w:rPr>
                <w:t>-103.3</w:t>
              </w:r>
            </w:ins>
            <w:del w:id="519" w:author="Nils Droste [2]" w:date="2026-07-17T20:25:00Z" w16du:dateUtc="2026-07-17T18:25:00Z">
              <w:r w:rsidRPr="008632C4" w:rsidDel="005D1CD3">
                <w:rPr>
                  <w:rFonts w:ascii="Times New Roman" w:hAnsi="Times New Roman"/>
                  <w:b/>
                  <w:bCs/>
                  <w:vanish/>
                  <w:sz w:val="20"/>
                  <w:szCs w:val="16"/>
                  <w:rPrChange w:id="520" w:author="Nils Droste" w:date="2026-07-17T20:27:00Z" w16du:dateUtc="2026-07-17T18:27:00Z">
                    <w:rPr>
                      <w:vanish/>
                    </w:rPr>
                  </w:rPrChange>
                </w:rPr>
                <w:delText>-103.3</w:delText>
              </w:r>
            </w:del>
          </w:p>
        </w:tc>
        <w:tc>
          <w:tcPr>
            <w:tcW w:w="2154" w:type="dxa"/>
            <w:hideMark/>
            <w:tcPrChange w:id="521" w:author="Nils Droste" w:date="2026-07-17T20:32:00Z" w16du:dateUtc="2026-07-17T18:32:00Z">
              <w:tcPr>
                <w:tcW w:w="2200" w:type="dxa"/>
                <w:vAlign w:val="center"/>
                <w:hideMark/>
              </w:tcPr>
            </w:tcPrChange>
          </w:tcPr>
          <w:p w14:paraId="4480873C" w14:textId="66CD975F" w:rsidR="003F4FB8" w:rsidRPr="008632C4" w:rsidRDefault="003F4FB8" w:rsidP="003F4FB8">
            <w:pPr>
              <w:ind w:left="1304" w:hanging="1304"/>
              <w:jc w:val="right"/>
              <w:rPr>
                <w:rFonts w:ascii="Times New Roman" w:hAnsi="Times New Roman"/>
                <w:b/>
                <w:bCs/>
                <w:color w:val="000000" w:themeColor="text1"/>
                <w:sz w:val="20"/>
                <w:szCs w:val="16"/>
                <w:lang w:val="en-GB"/>
              </w:rPr>
            </w:pPr>
            <w:ins w:id="522" w:author="Nils Droste [2]" w:date="2026-07-17T20:25:00Z" w16du:dateUtc="2026-07-17T18:25:00Z">
              <w:r w:rsidRPr="008632C4">
                <w:rPr>
                  <w:rFonts w:ascii="Times New Roman" w:hAnsi="Times New Roman"/>
                  <w:b/>
                  <w:bCs/>
                  <w:sz w:val="20"/>
                  <w:szCs w:val="16"/>
                  <w:rPrChange w:id="523" w:author="Nils Droste" w:date="2026-07-17T20:27:00Z" w16du:dateUtc="2026-07-17T18:27:00Z">
                    <w:rPr/>
                  </w:rPrChange>
                </w:rPr>
                <w:t>[-174.1, -32.6]</w:t>
              </w:r>
            </w:ins>
            <w:del w:id="524" w:author="Nils Droste [2]" w:date="2026-07-17T20:25:00Z" w16du:dateUtc="2026-07-17T18:25:00Z">
              <w:r w:rsidRPr="008632C4" w:rsidDel="005D1CD3">
                <w:rPr>
                  <w:rFonts w:ascii="Times New Roman" w:hAnsi="Times New Roman"/>
                  <w:b/>
                  <w:bCs/>
                  <w:vanish/>
                  <w:sz w:val="20"/>
                  <w:szCs w:val="16"/>
                  <w:rPrChange w:id="525" w:author="Nils Droste" w:date="2026-07-17T20:27:00Z" w16du:dateUtc="2026-07-17T18:27:00Z">
                    <w:rPr>
                      <w:vanish/>
                    </w:rPr>
                  </w:rPrChange>
                </w:rPr>
                <w:delText>[-174.1, -32.6]</w:delText>
              </w:r>
            </w:del>
          </w:p>
        </w:tc>
      </w:tr>
      <w:tr w:rsidR="003F4FB8" w:rsidRPr="00801A66" w14:paraId="1239E37D" w14:textId="77777777" w:rsidTr="00B26420">
        <w:trPr>
          <w:trHeight w:val="283"/>
          <w:tblCellSpacing w:w="15" w:type="dxa"/>
          <w:ins w:id="526" w:author="Codex final RPL revision" w:date="2026-07-17T08:17:00Z"/>
          <w:trPrChange w:id="527" w:author="Nils Droste" w:date="2026-07-17T20:32:00Z" w16du:dateUtc="2026-07-17T18:32:00Z">
            <w:trPr>
              <w:trHeight w:val="283"/>
              <w:tblCellSpacing w:w="15" w:type="dxa"/>
            </w:trPr>
          </w:trPrChange>
        </w:trPr>
        <w:tc>
          <w:tcPr>
            <w:tcW w:w="3465" w:type="dxa"/>
            <w:vAlign w:val="center"/>
            <w:hideMark/>
            <w:tcPrChange w:id="528" w:author="Nils Droste" w:date="2026-07-17T20:32:00Z" w16du:dateUtc="2026-07-17T18:32:00Z">
              <w:tcPr>
                <w:tcW w:w="3300" w:type="dxa"/>
                <w:vAlign w:val="center"/>
                <w:hideMark/>
              </w:tcPr>
            </w:tcPrChange>
          </w:tcPr>
          <w:p w14:paraId="13EFABC5" w14:textId="77777777" w:rsidR="003F4FB8" w:rsidRPr="00B26420" w:rsidRDefault="003F4FB8" w:rsidP="003F4FB8">
            <w:pPr>
              <w:rPr>
                <w:rFonts w:ascii="Times New Roman" w:hAnsi="Times New Roman"/>
                <w:b/>
                <w:bCs/>
                <w:color w:val="000000" w:themeColor="text1"/>
                <w:sz w:val="20"/>
                <w:lang w:val="en-GB"/>
              </w:rPr>
            </w:pPr>
            <w:r w:rsidRPr="00B26420">
              <w:rPr>
                <w:rFonts w:ascii="Times New Roman" w:hAnsi="Times New Roman"/>
                <w:b/>
                <w:bCs/>
                <w:color w:val="000000" w:themeColor="text1"/>
                <w:sz w:val="20"/>
                <w:lang w:val="en-GB"/>
                <w:rPrChange w:id="529" w:author="Nils Droste" w:date="2026-07-17T20:33:00Z" w16du:dateUtc="2026-07-17T18:33:00Z">
                  <w:rPr>
                    <w:rFonts w:ascii="Times New Roman" w:hAnsi="Times New Roman"/>
                    <w:color w:val="000000" w:themeColor="text1"/>
                    <w:sz w:val="20"/>
                    <w:lang w:val="en-GB"/>
                  </w:rPr>
                </w:rPrChange>
              </w:rPr>
              <w:t>SD – Variation in tree age</w:t>
            </w:r>
          </w:p>
        </w:tc>
        <w:tc>
          <w:tcPr>
            <w:tcW w:w="795" w:type="dxa"/>
            <w:vAlign w:val="center"/>
            <w:hideMark/>
            <w:tcPrChange w:id="530" w:author="Nils Droste" w:date="2026-07-17T20:32:00Z" w16du:dateUtc="2026-07-17T18:32:00Z">
              <w:tcPr>
                <w:tcW w:w="1050" w:type="dxa"/>
                <w:gridSpan w:val="2"/>
                <w:vAlign w:val="center"/>
                <w:hideMark/>
              </w:tcPr>
            </w:tcPrChange>
          </w:tcPr>
          <w:p w14:paraId="6C9D71D1"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b/>
                <w:bCs/>
                <w:color w:val="000000" w:themeColor="text1"/>
                <w:sz w:val="20"/>
                <w:lang w:val="en-GB"/>
              </w:rPr>
              <w:t>3.096</w:t>
            </w:r>
          </w:p>
        </w:tc>
        <w:tc>
          <w:tcPr>
            <w:tcW w:w="1395" w:type="dxa"/>
            <w:vAlign w:val="center"/>
            <w:hideMark/>
            <w:tcPrChange w:id="531" w:author="Nils Droste" w:date="2026-07-17T20:32:00Z" w16du:dateUtc="2026-07-17T18:32:00Z">
              <w:tcPr>
                <w:tcW w:w="900" w:type="dxa"/>
                <w:vAlign w:val="center"/>
                <w:hideMark/>
              </w:tcPr>
            </w:tcPrChange>
          </w:tcPr>
          <w:p w14:paraId="6F24432D"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b/>
                <w:bCs/>
                <w:color w:val="000000" w:themeColor="text1"/>
                <w:sz w:val="20"/>
                <w:lang w:val="en-GB"/>
              </w:rPr>
              <w:t>[2.284, 3.907]</w:t>
            </w:r>
          </w:p>
        </w:tc>
        <w:tc>
          <w:tcPr>
            <w:tcW w:w="711" w:type="dxa"/>
            <w:hideMark/>
            <w:tcPrChange w:id="532" w:author="Nils Droste" w:date="2026-07-17T20:32:00Z" w16du:dateUtc="2026-07-17T18:32:00Z">
              <w:tcPr>
                <w:tcW w:w="1250" w:type="dxa"/>
                <w:gridSpan w:val="2"/>
                <w:vAlign w:val="center"/>
                <w:hideMark/>
              </w:tcPr>
            </w:tcPrChange>
          </w:tcPr>
          <w:p w14:paraId="5D3216E6" w14:textId="77777777" w:rsidR="003F4FB8" w:rsidRPr="00BC561D" w:rsidRDefault="003F4FB8" w:rsidP="003F4FB8">
            <w:pPr>
              <w:jc w:val="right"/>
              <w:rPr>
                <w:rFonts w:ascii="Times New Roman" w:hAnsi="Times New Roman"/>
                <w:b/>
                <w:bCs/>
                <w:color w:val="000000" w:themeColor="text1"/>
                <w:sz w:val="20"/>
                <w:szCs w:val="16"/>
                <w:lang w:val="en-GB"/>
              </w:rPr>
            </w:pPr>
          </w:p>
        </w:tc>
        <w:tc>
          <w:tcPr>
            <w:tcW w:w="2154" w:type="dxa"/>
            <w:hideMark/>
            <w:tcPrChange w:id="533" w:author="Nils Droste" w:date="2026-07-17T20:32:00Z" w16du:dateUtc="2026-07-17T18:32:00Z">
              <w:tcPr>
                <w:tcW w:w="2200" w:type="dxa"/>
                <w:vAlign w:val="center"/>
                <w:hideMark/>
              </w:tcPr>
            </w:tcPrChange>
          </w:tcPr>
          <w:p w14:paraId="65A551A4" w14:textId="77777777" w:rsidR="003F4FB8" w:rsidRPr="00BC561D" w:rsidRDefault="003F4FB8" w:rsidP="003F4FB8">
            <w:pPr>
              <w:ind w:left="1304" w:hanging="1304"/>
              <w:jc w:val="right"/>
              <w:rPr>
                <w:rFonts w:ascii="Times New Roman" w:hAnsi="Times New Roman"/>
                <w:b/>
                <w:bCs/>
                <w:color w:val="000000" w:themeColor="text1"/>
                <w:sz w:val="20"/>
                <w:szCs w:val="16"/>
                <w:lang w:val="en-GB"/>
              </w:rPr>
            </w:pPr>
          </w:p>
        </w:tc>
      </w:tr>
      <w:tr w:rsidR="003F4FB8" w:rsidRPr="00801A66" w14:paraId="5F561F75" w14:textId="77777777" w:rsidTr="00B26420">
        <w:trPr>
          <w:trHeight w:val="283"/>
          <w:tblCellSpacing w:w="15" w:type="dxa"/>
          <w:ins w:id="534" w:author="Codex final RPL revision" w:date="2026-07-17T08:17:00Z"/>
          <w:trPrChange w:id="535" w:author="Nils Droste" w:date="2026-07-17T20:32:00Z" w16du:dateUtc="2026-07-17T18:32:00Z">
            <w:trPr>
              <w:trHeight w:val="283"/>
              <w:tblCellSpacing w:w="15" w:type="dxa"/>
            </w:trPr>
          </w:trPrChange>
        </w:trPr>
        <w:tc>
          <w:tcPr>
            <w:tcW w:w="3465" w:type="dxa"/>
            <w:vAlign w:val="center"/>
            <w:hideMark/>
            <w:tcPrChange w:id="536" w:author="Nils Droste" w:date="2026-07-17T20:32:00Z" w16du:dateUtc="2026-07-17T18:32:00Z">
              <w:tcPr>
                <w:tcW w:w="3300" w:type="dxa"/>
                <w:vAlign w:val="center"/>
                <w:hideMark/>
              </w:tcPr>
            </w:tcPrChange>
          </w:tcPr>
          <w:p w14:paraId="51D8DCE5" w14:textId="77777777" w:rsidR="003F4FB8" w:rsidRPr="00B26420" w:rsidRDefault="003F4FB8" w:rsidP="003F4FB8">
            <w:pPr>
              <w:rPr>
                <w:rFonts w:ascii="Times New Roman" w:hAnsi="Times New Roman"/>
                <w:b/>
                <w:bCs/>
                <w:color w:val="000000" w:themeColor="text1"/>
                <w:sz w:val="20"/>
                <w:lang w:val="en-GB"/>
              </w:rPr>
            </w:pPr>
            <w:r w:rsidRPr="00B26420">
              <w:rPr>
                <w:rFonts w:ascii="Times New Roman" w:hAnsi="Times New Roman"/>
                <w:b/>
                <w:bCs/>
                <w:color w:val="000000" w:themeColor="text1"/>
                <w:sz w:val="20"/>
                <w:lang w:val="en-GB"/>
                <w:rPrChange w:id="537" w:author="Nils Droste" w:date="2026-07-17T20:33:00Z" w16du:dateUtc="2026-07-17T18:33:00Z">
                  <w:rPr>
                    <w:rFonts w:ascii="Times New Roman" w:hAnsi="Times New Roman"/>
                    <w:color w:val="000000" w:themeColor="text1"/>
                    <w:sz w:val="20"/>
                    <w:lang w:val="en-GB"/>
                  </w:rPr>
                </w:rPrChange>
              </w:rPr>
              <w:t>Rewetting forest land</w:t>
            </w:r>
          </w:p>
        </w:tc>
        <w:tc>
          <w:tcPr>
            <w:tcW w:w="795" w:type="dxa"/>
            <w:vAlign w:val="center"/>
            <w:hideMark/>
            <w:tcPrChange w:id="538" w:author="Nils Droste" w:date="2026-07-17T20:32:00Z" w16du:dateUtc="2026-07-17T18:32:00Z">
              <w:tcPr>
                <w:tcW w:w="1050" w:type="dxa"/>
                <w:gridSpan w:val="2"/>
                <w:vAlign w:val="center"/>
                <w:hideMark/>
              </w:tcPr>
            </w:tcPrChange>
          </w:tcPr>
          <w:p w14:paraId="079F16A9"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b/>
                <w:bCs/>
                <w:color w:val="000000" w:themeColor="text1"/>
                <w:sz w:val="20"/>
                <w:lang w:val="en-GB"/>
              </w:rPr>
              <w:t>-1.096</w:t>
            </w:r>
          </w:p>
        </w:tc>
        <w:tc>
          <w:tcPr>
            <w:tcW w:w="1395" w:type="dxa"/>
            <w:vAlign w:val="center"/>
            <w:hideMark/>
            <w:tcPrChange w:id="539" w:author="Nils Droste" w:date="2026-07-17T20:32:00Z" w16du:dateUtc="2026-07-17T18:32:00Z">
              <w:tcPr>
                <w:tcW w:w="900" w:type="dxa"/>
                <w:vAlign w:val="center"/>
                <w:hideMark/>
              </w:tcPr>
            </w:tcPrChange>
          </w:tcPr>
          <w:p w14:paraId="7D350039"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b/>
                <w:bCs/>
                <w:color w:val="000000" w:themeColor="text1"/>
                <w:sz w:val="20"/>
                <w:lang w:val="en-GB"/>
              </w:rPr>
              <w:t>[-1.563, -0.629]</w:t>
            </w:r>
          </w:p>
        </w:tc>
        <w:tc>
          <w:tcPr>
            <w:tcW w:w="711" w:type="dxa"/>
            <w:hideMark/>
            <w:tcPrChange w:id="540" w:author="Nils Droste" w:date="2026-07-17T20:32:00Z" w16du:dateUtc="2026-07-17T18:32:00Z">
              <w:tcPr>
                <w:tcW w:w="1250" w:type="dxa"/>
                <w:gridSpan w:val="2"/>
                <w:vAlign w:val="center"/>
                <w:hideMark/>
              </w:tcPr>
            </w:tcPrChange>
          </w:tcPr>
          <w:p w14:paraId="755678B3" w14:textId="25B971BA" w:rsidR="003F4FB8" w:rsidRPr="008632C4" w:rsidRDefault="003F4FB8" w:rsidP="003F4FB8">
            <w:pPr>
              <w:jc w:val="right"/>
              <w:rPr>
                <w:rFonts w:ascii="Times New Roman" w:hAnsi="Times New Roman"/>
                <w:b/>
                <w:bCs/>
                <w:color w:val="000000" w:themeColor="text1"/>
                <w:sz w:val="20"/>
                <w:szCs w:val="16"/>
                <w:lang w:val="en-GB"/>
              </w:rPr>
            </w:pPr>
            <w:ins w:id="541" w:author="Nils Droste [2]" w:date="2026-07-17T20:25:00Z" w16du:dateUtc="2026-07-17T18:25:00Z">
              <w:r w:rsidRPr="008632C4">
                <w:rPr>
                  <w:rFonts w:ascii="Times New Roman" w:hAnsi="Times New Roman"/>
                  <w:b/>
                  <w:bCs/>
                  <w:sz w:val="20"/>
                  <w:szCs w:val="16"/>
                  <w:rPrChange w:id="542" w:author="Nils Droste" w:date="2026-07-17T20:27:00Z" w16du:dateUtc="2026-07-17T18:27:00Z">
                    <w:rPr/>
                  </w:rPrChange>
                </w:rPr>
                <w:t>222.1</w:t>
              </w:r>
            </w:ins>
            <w:del w:id="543" w:author="Nils Droste [2]" w:date="2026-07-17T20:25:00Z" w16du:dateUtc="2026-07-17T18:25:00Z">
              <w:r w:rsidRPr="008632C4" w:rsidDel="005D1CD3">
                <w:rPr>
                  <w:rFonts w:ascii="Times New Roman" w:hAnsi="Times New Roman"/>
                  <w:b/>
                  <w:bCs/>
                  <w:vanish/>
                  <w:sz w:val="20"/>
                  <w:szCs w:val="16"/>
                  <w:rPrChange w:id="544" w:author="Nils Droste" w:date="2026-07-17T20:27:00Z" w16du:dateUtc="2026-07-17T18:27:00Z">
                    <w:rPr>
                      <w:vanish/>
                    </w:rPr>
                  </w:rPrChange>
                </w:rPr>
                <w:delText>222.1</w:delText>
              </w:r>
            </w:del>
          </w:p>
        </w:tc>
        <w:tc>
          <w:tcPr>
            <w:tcW w:w="2154" w:type="dxa"/>
            <w:hideMark/>
            <w:tcPrChange w:id="545" w:author="Nils Droste" w:date="2026-07-17T20:32:00Z" w16du:dateUtc="2026-07-17T18:32:00Z">
              <w:tcPr>
                <w:tcW w:w="2200" w:type="dxa"/>
                <w:vAlign w:val="center"/>
                <w:hideMark/>
              </w:tcPr>
            </w:tcPrChange>
          </w:tcPr>
          <w:p w14:paraId="11615DBF" w14:textId="56EF23A6" w:rsidR="003F4FB8" w:rsidRPr="008632C4" w:rsidRDefault="003F4FB8" w:rsidP="003F4FB8">
            <w:pPr>
              <w:ind w:left="1304" w:hanging="1304"/>
              <w:jc w:val="right"/>
              <w:rPr>
                <w:rFonts w:ascii="Times New Roman" w:hAnsi="Times New Roman"/>
                <w:b/>
                <w:bCs/>
                <w:color w:val="000000" w:themeColor="text1"/>
                <w:sz w:val="20"/>
                <w:szCs w:val="16"/>
                <w:lang w:val="en-GB"/>
              </w:rPr>
            </w:pPr>
            <w:ins w:id="546" w:author="Nils Droste [2]" w:date="2026-07-17T20:25:00Z" w16du:dateUtc="2026-07-17T18:25:00Z">
              <w:r w:rsidRPr="008632C4">
                <w:rPr>
                  <w:rFonts w:ascii="Times New Roman" w:hAnsi="Times New Roman"/>
                  <w:b/>
                  <w:bCs/>
                  <w:sz w:val="20"/>
                  <w:szCs w:val="16"/>
                  <w:rPrChange w:id="547" w:author="Nils Droste" w:date="2026-07-17T20:27:00Z" w16du:dateUtc="2026-07-17T18:27:00Z">
                    <w:rPr/>
                  </w:rPrChange>
                </w:rPr>
                <w:t>[124.3, 320.0]</w:t>
              </w:r>
            </w:ins>
            <w:del w:id="548" w:author="Nils Droste [2]" w:date="2026-07-17T20:25:00Z" w16du:dateUtc="2026-07-17T18:25:00Z">
              <w:r w:rsidRPr="008632C4" w:rsidDel="005D1CD3">
                <w:rPr>
                  <w:rFonts w:ascii="Times New Roman" w:hAnsi="Times New Roman"/>
                  <w:b/>
                  <w:bCs/>
                  <w:vanish/>
                  <w:sz w:val="20"/>
                  <w:szCs w:val="16"/>
                  <w:rPrChange w:id="549" w:author="Nils Droste" w:date="2026-07-17T20:27:00Z" w16du:dateUtc="2026-07-17T18:27:00Z">
                    <w:rPr>
                      <w:vanish/>
                    </w:rPr>
                  </w:rPrChange>
                </w:rPr>
                <w:delText>[124.3, 320.0]</w:delText>
              </w:r>
            </w:del>
          </w:p>
        </w:tc>
      </w:tr>
      <w:tr w:rsidR="003F4FB8" w:rsidRPr="00801A66" w14:paraId="1B94583E" w14:textId="77777777" w:rsidTr="00B26420">
        <w:trPr>
          <w:trHeight w:val="283"/>
          <w:tblCellSpacing w:w="15" w:type="dxa"/>
          <w:ins w:id="550" w:author="Codex final RPL revision" w:date="2026-07-17T08:17:00Z"/>
          <w:trPrChange w:id="551" w:author="Nils Droste" w:date="2026-07-17T20:32:00Z" w16du:dateUtc="2026-07-17T18:32:00Z">
            <w:trPr>
              <w:trHeight w:val="283"/>
              <w:tblCellSpacing w:w="15" w:type="dxa"/>
            </w:trPr>
          </w:trPrChange>
        </w:trPr>
        <w:tc>
          <w:tcPr>
            <w:tcW w:w="3465" w:type="dxa"/>
            <w:vAlign w:val="center"/>
            <w:hideMark/>
            <w:tcPrChange w:id="552" w:author="Nils Droste" w:date="2026-07-17T20:32:00Z" w16du:dateUtc="2026-07-17T18:32:00Z">
              <w:tcPr>
                <w:tcW w:w="3300" w:type="dxa"/>
                <w:vAlign w:val="center"/>
                <w:hideMark/>
              </w:tcPr>
            </w:tcPrChange>
          </w:tcPr>
          <w:p w14:paraId="0601B8C1" w14:textId="77777777" w:rsidR="003F4FB8" w:rsidRPr="00B26420" w:rsidRDefault="003F4FB8" w:rsidP="003F4FB8">
            <w:pPr>
              <w:rPr>
                <w:rFonts w:ascii="Times New Roman" w:hAnsi="Times New Roman"/>
                <w:b/>
                <w:bCs/>
                <w:color w:val="000000" w:themeColor="text1"/>
                <w:sz w:val="20"/>
                <w:lang w:val="en-GB"/>
              </w:rPr>
            </w:pPr>
            <w:r w:rsidRPr="00B26420">
              <w:rPr>
                <w:rFonts w:ascii="Times New Roman" w:hAnsi="Times New Roman"/>
                <w:b/>
                <w:bCs/>
                <w:color w:val="000000" w:themeColor="text1"/>
                <w:sz w:val="20"/>
                <w:lang w:val="en-GB"/>
                <w:rPrChange w:id="553" w:author="Nils Droste" w:date="2026-07-17T20:33:00Z" w16du:dateUtc="2026-07-17T18:33:00Z">
                  <w:rPr>
                    <w:rFonts w:ascii="Times New Roman" w:hAnsi="Times New Roman"/>
                    <w:color w:val="000000" w:themeColor="text1"/>
                    <w:sz w:val="20"/>
                    <w:lang w:val="en-GB"/>
                  </w:rPr>
                </w:rPrChange>
              </w:rPr>
              <w:t>SD – Rewetting forest land</w:t>
            </w:r>
          </w:p>
        </w:tc>
        <w:tc>
          <w:tcPr>
            <w:tcW w:w="795" w:type="dxa"/>
            <w:vAlign w:val="center"/>
            <w:hideMark/>
            <w:tcPrChange w:id="554" w:author="Nils Droste" w:date="2026-07-17T20:32:00Z" w16du:dateUtc="2026-07-17T18:32:00Z">
              <w:tcPr>
                <w:tcW w:w="1050" w:type="dxa"/>
                <w:gridSpan w:val="2"/>
                <w:vAlign w:val="center"/>
                <w:hideMark/>
              </w:tcPr>
            </w:tcPrChange>
          </w:tcPr>
          <w:p w14:paraId="0B197126"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b/>
                <w:bCs/>
                <w:color w:val="000000" w:themeColor="text1"/>
                <w:sz w:val="20"/>
                <w:lang w:val="en-GB"/>
              </w:rPr>
              <w:t>2.557</w:t>
            </w:r>
          </w:p>
        </w:tc>
        <w:tc>
          <w:tcPr>
            <w:tcW w:w="1395" w:type="dxa"/>
            <w:vAlign w:val="center"/>
            <w:hideMark/>
            <w:tcPrChange w:id="555" w:author="Nils Droste" w:date="2026-07-17T20:32:00Z" w16du:dateUtc="2026-07-17T18:32:00Z">
              <w:tcPr>
                <w:tcW w:w="900" w:type="dxa"/>
                <w:vAlign w:val="center"/>
                <w:hideMark/>
              </w:tcPr>
            </w:tcPrChange>
          </w:tcPr>
          <w:p w14:paraId="6A1678A6"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b/>
                <w:bCs/>
                <w:color w:val="000000" w:themeColor="text1"/>
                <w:sz w:val="20"/>
                <w:lang w:val="en-GB"/>
              </w:rPr>
              <w:t>[1.906, 3.207]</w:t>
            </w:r>
          </w:p>
        </w:tc>
        <w:tc>
          <w:tcPr>
            <w:tcW w:w="711" w:type="dxa"/>
            <w:hideMark/>
            <w:tcPrChange w:id="556" w:author="Nils Droste" w:date="2026-07-17T20:32:00Z" w16du:dateUtc="2026-07-17T18:32:00Z">
              <w:tcPr>
                <w:tcW w:w="1250" w:type="dxa"/>
                <w:gridSpan w:val="2"/>
                <w:vAlign w:val="center"/>
                <w:hideMark/>
              </w:tcPr>
            </w:tcPrChange>
          </w:tcPr>
          <w:p w14:paraId="7B1F5AD5" w14:textId="77777777" w:rsidR="003F4FB8" w:rsidRPr="00BC561D" w:rsidRDefault="003F4FB8" w:rsidP="003F4FB8">
            <w:pPr>
              <w:jc w:val="right"/>
              <w:rPr>
                <w:rFonts w:ascii="Times New Roman" w:hAnsi="Times New Roman"/>
                <w:b/>
                <w:bCs/>
                <w:color w:val="000000" w:themeColor="text1"/>
                <w:sz w:val="20"/>
                <w:szCs w:val="16"/>
                <w:lang w:val="en-GB"/>
              </w:rPr>
            </w:pPr>
          </w:p>
        </w:tc>
        <w:tc>
          <w:tcPr>
            <w:tcW w:w="2154" w:type="dxa"/>
            <w:hideMark/>
            <w:tcPrChange w:id="557" w:author="Nils Droste" w:date="2026-07-17T20:32:00Z" w16du:dateUtc="2026-07-17T18:32:00Z">
              <w:tcPr>
                <w:tcW w:w="2200" w:type="dxa"/>
                <w:vAlign w:val="center"/>
                <w:hideMark/>
              </w:tcPr>
            </w:tcPrChange>
          </w:tcPr>
          <w:p w14:paraId="7CEC981C" w14:textId="77777777" w:rsidR="003F4FB8" w:rsidRPr="00BC561D" w:rsidRDefault="003F4FB8" w:rsidP="003F4FB8">
            <w:pPr>
              <w:ind w:left="1304" w:hanging="1304"/>
              <w:jc w:val="right"/>
              <w:rPr>
                <w:rFonts w:ascii="Times New Roman" w:hAnsi="Times New Roman"/>
                <w:b/>
                <w:bCs/>
                <w:color w:val="000000" w:themeColor="text1"/>
                <w:sz w:val="20"/>
                <w:szCs w:val="16"/>
                <w:lang w:val="en-GB"/>
              </w:rPr>
            </w:pPr>
          </w:p>
        </w:tc>
      </w:tr>
      <w:tr w:rsidR="003F4FB8" w:rsidRPr="00801A66" w14:paraId="26680926" w14:textId="77777777" w:rsidTr="00B26420">
        <w:trPr>
          <w:trHeight w:val="283"/>
          <w:tblCellSpacing w:w="15" w:type="dxa"/>
          <w:ins w:id="558" w:author="Codex final RPL revision" w:date="2026-07-17T08:17:00Z"/>
          <w:trPrChange w:id="559" w:author="Nils Droste" w:date="2026-07-17T20:32:00Z" w16du:dateUtc="2026-07-17T18:32:00Z">
            <w:trPr>
              <w:trHeight w:val="283"/>
              <w:tblCellSpacing w:w="15" w:type="dxa"/>
            </w:trPr>
          </w:trPrChange>
        </w:trPr>
        <w:tc>
          <w:tcPr>
            <w:tcW w:w="3465" w:type="dxa"/>
            <w:vAlign w:val="center"/>
            <w:hideMark/>
            <w:tcPrChange w:id="560" w:author="Nils Droste" w:date="2026-07-17T20:32:00Z" w16du:dateUtc="2026-07-17T18:32:00Z">
              <w:tcPr>
                <w:tcW w:w="3300" w:type="dxa"/>
                <w:vAlign w:val="center"/>
                <w:hideMark/>
              </w:tcPr>
            </w:tcPrChange>
          </w:tcPr>
          <w:p w14:paraId="250A15EC" w14:textId="77777777" w:rsidR="003F4FB8" w:rsidRDefault="003F4FB8" w:rsidP="003F4FB8">
            <w:pPr>
              <w:rPr>
                <w:rFonts w:ascii="Times New Roman" w:hAnsi="Times New Roman"/>
                <w:b/>
                <w:bCs/>
                <w:color w:val="000000" w:themeColor="text1"/>
                <w:sz w:val="20"/>
                <w:lang w:val="en-GB"/>
              </w:rPr>
            </w:pPr>
            <w:r>
              <w:rPr>
                <w:rFonts w:ascii="Times New Roman" w:hAnsi="Times New Roman"/>
                <w:color w:val="000000" w:themeColor="text1"/>
                <w:sz w:val="20"/>
                <w:lang w:val="en-GB"/>
              </w:rPr>
              <w:t>Old forest (&gt;120 years)</w:t>
            </w:r>
          </w:p>
        </w:tc>
        <w:tc>
          <w:tcPr>
            <w:tcW w:w="795" w:type="dxa"/>
            <w:vAlign w:val="center"/>
            <w:hideMark/>
            <w:tcPrChange w:id="561" w:author="Nils Droste" w:date="2026-07-17T20:32:00Z" w16du:dateUtc="2026-07-17T18:32:00Z">
              <w:tcPr>
                <w:tcW w:w="1050" w:type="dxa"/>
                <w:gridSpan w:val="2"/>
                <w:vAlign w:val="center"/>
                <w:hideMark/>
              </w:tcPr>
            </w:tcPrChange>
          </w:tcPr>
          <w:p w14:paraId="0EF7B895"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color w:val="000000" w:themeColor="text1"/>
                <w:sz w:val="20"/>
                <w:lang w:val="en-GB"/>
              </w:rPr>
              <w:t>0.226</w:t>
            </w:r>
          </w:p>
        </w:tc>
        <w:tc>
          <w:tcPr>
            <w:tcW w:w="1395" w:type="dxa"/>
            <w:vAlign w:val="center"/>
            <w:hideMark/>
            <w:tcPrChange w:id="562" w:author="Nils Droste" w:date="2026-07-17T20:32:00Z" w16du:dateUtc="2026-07-17T18:32:00Z">
              <w:tcPr>
                <w:tcW w:w="900" w:type="dxa"/>
                <w:vAlign w:val="center"/>
                <w:hideMark/>
              </w:tcPr>
            </w:tcPrChange>
          </w:tcPr>
          <w:p w14:paraId="5070E84C"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color w:val="000000" w:themeColor="text1"/>
                <w:sz w:val="20"/>
                <w:lang w:val="en-GB"/>
              </w:rPr>
              <w:t>[-0.003, 0.456]</w:t>
            </w:r>
          </w:p>
        </w:tc>
        <w:tc>
          <w:tcPr>
            <w:tcW w:w="711" w:type="dxa"/>
            <w:hideMark/>
            <w:tcPrChange w:id="563" w:author="Nils Droste" w:date="2026-07-17T20:32:00Z" w16du:dateUtc="2026-07-17T18:32:00Z">
              <w:tcPr>
                <w:tcW w:w="1250" w:type="dxa"/>
                <w:gridSpan w:val="2"/>
                <w:vAlign w:val="center"/>
                <w:hideMark/>
              </w:tcPr>
            </w:tcPrChange>
          </w:tcPr>
          <w:p w14:paraId="168C7FFB" w14:textId="7D69A532" w:rsidR="003F4FB8" w:rsidRPr="00BC561D" w:rsidRDefault="003F4FB8" w:rsidP="003F4FB8">
            <w:pPr>
              <w:jc w:val="right"/>
              <w:rPr>
                <w:rFonts w:ascii="Times New Roman" w:hAnsi="Times New Roman"/>
                <w:b/>
                <w:bCs/>
                <w:color w:val="000000" w:themeColor="text1"/>
                <w:sz w:val="20"/>
                <w:szCs w:val="16"/>
                <w:lang w:val="en-GB"/>
              </w:rPr>
            </w:pPr>
            <w:ins w:id="564" w:author="Nils Droste [2]" w:date="2026-07-17T20:25:00Z" w16du:dateUtc="2026-07-17T18:25:00Z">
              <w:r w:rsidRPr="00BC561D">
                <w:rPr>
                  <w:rFonts w:ascii="Times New Roman" w:hAnsi="Times New Roman"/>
                  <w:sz w:val="20"/>
                  <w:szCs w:val="16"/>
                  <w:rPrChange w:id="565" w:author="Nils Droste" w:date="2026-07-17T20:25:00Z" w16du:dateUtc="2026-07-17T18:25:00Z">
                    <w:rPr/>
                  </w:rPrChange>
                </w:rPr>
                <w:t>-45.8</w:t>
              </w:r>
            </w:ins>
            <w:del w:id="566" w:author="Nils Droste [2]" w:date="2026-07-17T20:25:00Z" w16du:dateUtc="2026-07-17T18:25:00Z">
              <w:r w:rsidRPr="00BC561D" w:rsidDel="005D1CD3">
                <w:rPr>
                  <w:rFonts w:ascii="Times New Roman" w:hAnsi="Times New Roman"/>
                  <w:vanish/>
                  <w:sz w:val="20"/>
                  <w:szCs w:val="16"/>
                  <w:rPrChange w:id="567" w:author="Nils Droste" w:date="2026-07-17T20:25:00Z" w16du:dateUtc="2026-07-17T18:25:00Z">
                    <w:rPr>
                      <w:vanish/>
                    </w:rPr>
                  </w:rPrChange>
                </w:rPr>
                <w:delText>-45.8</w:delText>
              </w:r>
            </w:del>
          </w:p>
        </w:tc>
        <w:tc>
          <w:tcPr>
            <w:tcW w:w="2154" w:type="dxa"/>
            <w:hideMark/>
            <w:tcPrChange w:id="568" w:author="Nils Droste" w:date="2026-07-17T20:32:00Z" w16du:dateUtc="2026-07-17T18:32:00Z">
              <w:tcPr>
                <w:tcW w:w="2200" w:type="dxa"/>
                <w:vAlign w:val="center"/>
                <w:hideMark/>
              </w:tcPr>
            </w:tcPrChange>
          </w:tcPr>
          <w:p w14:paraId="271687E4" w14:textId="0D7A411B" w:rsidR="003F4FB8" w:rsidRPr="00BC561D" w:rsidRDefault="003F4FB8" w:rsidP="003F4FB8">
            <w:pPr>
              <w:ind w:left="1304" w:hanging="1304"/>
              <w:jc w:val="right"/>
              <w:rPr>
                <w:rFonts w:ascii="Times New Roman" w:hAnsi="Times New Roman"/>
                <w:b/>
                <w:bCs/>
                <w:color w:val="000000" w:themeColor="text1"/>
                <w:sz w:val="20"/>
                <w:szCs w:val="16"/>
                <w:lang w:val="en-GB"/>
              </w:rPr>
            </w:pPr>
            <w:ins w:id="569" w:author="Nils Droste [2]" w:date="2026-07-17T20:25:00Z" w16du:dateUtc="2026-07-17T18:25:00Z">
              <w:r w:rsidRPr="00BC561D">
                <w:rPr>
                  <w:rFonts w:ascii="Times New Roman" w:hAnsi="Times New Roman"/>
                  <w:sz w:val="20"/>
                  <w:szCs w:val="16"/>
                  <w:rPrChange w:id="570" w:author="Nils Droste" w:date="2026-07-17T20:25:00Z" w16du:dateUtc="2026-07-17T18:25:00Z">
                    <w:rPr/>
                  </w:rPrChange>
                </w:rPr>
                <w:t>[-92.4, 0.8]</w:t>
              </w:r>
            </w:ins>
            <w:del w:id="571" w:author="Nils Droste [2]" w:date="2026-07-17T20:25:00Z" w16du:dateUtc="2026-07-17T18:25:00Z">
              <w:r w:rsidRPr="00BC561D" w:rsidDel="005D1CD3">
                <w:rPr>
                  <w:rFonts w:ascii="Times New Roman" w:hAnsi="Times New Roman"/>
                  <w:vanish/>
                  <w:sz w:val="20"/>
                  <w:szCs w:val="16"/>
                  <w:rPrChange w:id="572" w:author="Nils Droste" w:date="2026-07-17T20:25:00Z" w16du:dateUtc="2026-07-17T18:25:00Z">
                    <w:rPr>
                      <w:vanish/>
                    </w:rPr>
                  </w:rPrChange>
                </w:rPr>
                <w:delText>[-92.4, 0.8]</w:delText>
              </w:r>
            </w:del>
          </w:p>
        </w:tc>
      </w:tr>
      <w:tr w:rsidR="003F4FB8" w:rsidRPr="00801A66" w14:paraId="41509D97" w14:textId="77777777" w:rsidTr="00B26420">
        <w:trPr>
          <w:trHeight w:val="283"/>
          <w:tblCellSpacing w:w="15" w:type="dxa"/>
          <w:ins w:id="573" w:author="Codex final RPL revision" w:date="2026-07-17T08:17:00Z"/>
          <w:trPrChange w:id="574" w:author="Nils Droste" w:date="2026-07-17T20:32:00Z" w16du:dateUtc="2026-07-17T18:32:00Z">
            <w:trPr>
              <w:trHeight w:val="283"/>
              <w:tblCellSpacing w:w="15" w:type="dxa"/>
            </w:trPr>
          </w:trPrChange>
        </w:trPr>
        <w:tc>
          <w:tcPr>
            <w:tcW w:w="3465" w:type="dxa"/>
            <w:vAlign w:val="center"/>
            <w:hideMark/>
            <w:tcPrChange w:id="575" w:author="Nils Droste" w:date="2026-07-17T20:32:00Z" w16du:dateUtc="2026-07-17T18:32:00Z">
              <w:tcPr>
                <w:tcW w:w="3300" w:type="dxa"/>
                <w:vAlign w:val="center"/>
                <w:hideMark/>
              </w:tcPr>
            </w:tcPrChange>
          </w:tcPr>
          <w:p w14:paraId="0033D00C" w14:textId="77777777" w:rsidR="003F4FB8" w:rsidRPr="00B26420" w:rsidRDefault="003F4FB8" w:rsidP="003F4FB8">
            <w:pPr>
              <w:rPr>
                <w:rFonts w:ascii="Times New Roman" w:hAnsi="Times New Roman"/>
                <w:b/>
                <w:bCs/>
                <w:color w:val="000000" w:themeColor="text1"/>
                <w:sz w:val="20"/>
                <w:lang w:val="en-GB"/>
              </w:rPr>
            </w:pPr>
            <w:r w:rsidRPr="00B26420">
              <w:rPr>
                <w:rFonts w:ascii="Times New Roman" w:hAnsi="Times New Roman"/>
                <w:b/>
                <w:bCs/>
                <w:color w:val="000000" w:themeColor="text1"/>
                <w:sz w:val="20"/>
                <w:lang w:val="en-GB"/>
                <w:rPrChange w:id="576" w:author="Nils Droste" w:date="2026-07-17T20:33:00Z" w16du:dateUtc="2026-07-17T18:33:00Z">
                  <w:rPr>
                    <w:rFonts w:ascii="Times New Roman" w:hAnsi="Times New Roman"/>
                    <w:color w:val="000000" w:themeColor="text1"/>
                    <w:sz w:val="20"/>
                    <w:lang w:val="en-GB"/>
                  </w:rPr>
                </w:rPrChange>
              </w:rPr>
              <w:t>Not felling breeding grounds</w:t>
            </w:r>
          </w:p>
        </w:tc>
        <w:tc>
          <w:tcPr>
            <w:tcW w:w="795" w:type="dxa"/>
            <w:vAlign w:val="center"/>
            <w:hideMark/>
            <w:tcPrChange w:id="577" w:author="Nils Droste" w:date="2026-07-17T20:32:00Z" w16du:dateUtc="2026-07-17T18:32:00Z">
              <w:tcPr>
                <w:tcW w:w="1050" w:type="dxa"/>
                <w:gridSpan w:val="2"/>
                <w:vAlign w:val="center"/>
                <w:hideMark/>
              </w:tcPr>
            </w:tcPrChange>
          </w:tcPr>
          <w:p w14:paraId="5EC11CA5"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b/>
                <w:bCs/>
                <w:color w:val="000000" w:themeColor="text1"/>
                <w:sz w:val="20"/>
                <w:lang w:val="en-GB"/>
              </w:rPr>
              <w:t>0.709</w:t>
            </w:r>
          </w:p>
        </w:tc>
        <w:tc>
          <w:tcPr>
            <w:tcW w:w="1395" w:type="dxa"/>
            <w:vAlign w:val="center"/>
            <w:hideMark/>
            <w:tcPrChange w:id="578" w:author="Nils Droste" w:date="2026-07-17T20:32:00Z" w16du:dateUtc="2026-07-17T18:32:00Z">
              <w:tcPr>
                <w:tcW w:w="900" w:type="dxa"/>
                <w:vAlign w:val="center"/>
                <w:hideMark/>
              </w:tcPr>
            </w:tcPrChange>
          </w:tcPr>
          <w:p w14:paraId="3174E04D"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b/>
                <w:bCs/>
                <w:color w:val="000000" w:themeColor="text1"/>
                <w:sz w:val="20"/>
                <w:lang w:val="en-GB"/>
              </w:rPr>
              <w:t>[0.462, 0.956]</w:t>
            </w:r>
          </w:p>
        </w:tc>
        <w:tc>
          <w:tcPr>
            <w:tcW w:w="711" w:type="dxa"/>
            <w:hideMark/>
            <w:tcPrChange w:id="579" w:author="Nils Droste" w:date="2026-07-17T20:32:00Z" w16du:dateUtc="2026-07-17T18:32:00Z">
              <w:tcPr>
                <w:tcW w:w="1250" w:type="dxa"/>
                <w:gridSpan w:val="2"/>
                <w:vAlign w:val="center"/>
                <w:hideMark/>
              </w:tcPr>
            </w:tcPrChange>
          </w:tcPr>
          <w:p w14:paraId="6BCDC396" w14:textId="44613898" w:rsidR="003F4FB8" w:rsidRPr="008632C4" w:rsidRDefault="003F4FB8" w:rsidP="003F4FB8">
            <w:pPr>
              <w:jc w:val="right"/>
              <w:rPr>
                <w:rFonts w:ascii="Times New Roman" w:hAnsi="Times New Roman"/>
                <w:b/>
                <w:bCs/>
                <w:color w:val="000000" w:themeColor="text1"/>
                <w:sz w:val="20"/>
                <w:szCs w:val="16"/>
                <w:lang w:val="en-GB"/>
              </w:rPr>
            </w:pPr>
            <w:ins w:id="580" w:author="Nils Droste [2]" w:date="2026-07-17T20:25:00Z" w16du:dateUtc="2026-07-17T18:25:00Z">
              <w:r w:rsidRPr="008632C4">
                <w:rPr>
                  <w:rFonts w:ascii="Times New Roman" w:hAnsi="Times New Roman"/>
                  <w:b/>
                  <w:bCs/>
                  <w:sz w:val="20"/>
                  <w:szCs w:val="16"/>
                  <w:rPrChange w:id="581" w:author="Nils Droste" w:date="2026-07-17T20:27:00Z" w16du:dateUtc="2026-07-17T18:27:00Z">
                    <w:rPr/>
                  </w:rPrChange>
                </w:rPr>
                <w:t>-143.7</w:t>
              </w:r>
            </w:ins>
            <w:del w:id="582" w:author="Nils Droste [2]" w:date="2026-07-17T20:25:00Z" w16du:dateUtc="2026-07-17T18:25:00Z">
              <w:r w:rsidRPr="008632C4" w:rsidDel="005D1CD3">
                <w:rPr>
                  <w:rFonts w:ascii="Times New Roman" w:hAnsi="Times New Roman"/>
                  <w:b/>
                  <w:bCs/>
                  <w:vanish/>
                  <w:sz w:val="20"/>
                  <w:szCs w:val="16"/>
                  <w:rPrChange w:id="583" w:author="Nils Droste" w:date="2026-07-17T20:27:00Z" w16du:dateUtc="2026-07-17T18:27:00Z">
                    <w:rPr>
                      <w:vanish/>
                    </w:rPr>
                  </w:rPrChange>
                </w:rPr>
                <w:delText>-143.7</w:delText>
              </w:r>
            </w:del>
          </w:p>
        </w:tc>
        <w:tc>
          <w:tcPr>
            <w:tcW w:w="2154" w:type="dxa"/>
            <w:hideMark/>
            <w:tcPrChange w:id="584" w:author="Nils Droste" w:date="2026-07-17T20:32:00Z" w16du:dateUtc="2026-07-17T18:32:00Z">
              <w:tcPr>
                <w:tcW w:w="2200" w:type="dxa"/>
                <w:vAlign w:val="center"/>
                <w:hideMark/>
              </w:tcPr>
            </w:tcPrChange>
          </w:tcPr>
          <w:p w14:paraId="4FD5349F" w14:textId="7FDB62E2" w:rsidR="003F4FB8" w:rsidRPr="008632C4" w:rsidRDefault="003F4FB8" w:rsidP="003F4FB8">
            <w:pPr>
              <w:ind w:left="1304" w:hanging="1304"/>
              <w:jc w:val="right"/>
              <w:rPr>
                <w:rFonts w:ascii="Times New Roman" w:hAnsi="Times New Roman"/>
                <w:b/>
                <w:bCs/>
                <w:color w:val="000000" w:themeColor="text1"/>
                <w:sz w:val="20"/>
                <w:szCs w:val="16"/>
                <w:lang w:val="en-GB"/>
              </w:rPr>
            </w:pPr>
            <w:ins w:id="585" w:author="Nils Droste [2]" w:date="2026-07-17T20:25:00Z" w16du:dateUtc="2026-07-17T18:25:00Z">
              <w:r w:rsidRPr="008632C4">
                <w:rPr>
                  <w:rFonts w:ascii="Times New Roman" w:hAnsi="Times New Roman"/>
                  <w:b/>
                  <w:bCs/>
                  <w:sz w:val="20"/>
                  <w:szCs w:val="16"/>
                  <w:rPrChange w:id="586" w:author="Nils Droste" w:date="2026-07-17T20:27:00Z" w16du:dateUtc="2026-07-17T18:27:00Z">
                    <w:rPr/>
                  </w:rPrChange>
                </w:rPr>
                <w:t>[-199.6, -87.7]</w:t>
              </w:r>
            </w:ins>
            <w:del w:id="587" w:author="Nils Droste [2]" w:date="2026-07-17T20:25:00Z" w16du:dateUtc="2026-07-17T18:25:00Z">
              <w:r w:rsidRPr="008632C4" w:rsidDel="005D1CD3">
                <w:rPr>
                  <w:rFonts w:ascii="Times New Roman" w:hAnsi="Times New Roman"/>
                  <w:b/>
                  <w:bCs/>
                  <w:vanish/>
                  <w:sz w:val="20"/>
                  <w:szCs w:val="16"/>
                  <w:rPrChange w:id="588" w:author="Nils Droste" w:date="2026-07-17T20:27:00Z" w16du:dateUtc="2026-07-17T18:27:00Z">
                    <w:rPr>
                      <w:vanish/>
                    </w:rPr>
                  </w:rPrChange>
                </w:rPr>
                <w:delText>[-199.6, -87.7]</w:delText>
              </w:r>
            </w:del>
          </w:p>
        </w:tc>
      </w:tr>
      <w:tr w:rsidR="003F4FB8" w:rsidRPr="00801A66" w14:paraId="4CF878FF" w14:textId="77777777" w:rsidTr="00B26420">
        <w:trPr>
          <w:trHeight w:val="283"/>
          <w:tblCellSpacing w:w="15" w:type="dxa"/>
          <w:ins w:id="589" w:author="Codex final RPL revision" w:date="2026-07-17T08:17:00Z"/>
          <w:trPrChange w:id="590" w:author="Nils Droste" w:date="2026-07-17T20:32:00Z" w16du:dateUtc="2026-07-17T18:32:00Z">
            <w:trPr>
              <w:trHeight w:val="283"/>
              <w:tblCellSpacing w:w="15" w:type="dxa"/>
            </w:trPr>
          </w:trPrChange>
        </w:trPr>
        <w:tc>
          <w:tcPr>
            <w:tcW w:w="3465" w:type="dxa"/>
            <w:vAlign w:val="center"/>
            <w:hideMark/>
            <w:tcPrChange w:id="591" w:author="Nils Droste" w:date="2026-07-17T20:32:00Z" w16du:dateUtc="2026-07-17T18:32:00Z">
              <w:tcPr>
                <w:tcW w:w="3300" w:type="dxa"/>
                <w:vAlign w:val="center"/>
                <w:hideMark/>
              </w:tcPr>
            </w:tcPrChange>
          </w:tcPr>
          <w:p w14:paraId="4CBA7DED" w14:textId="77777777" w:rsidR="003F4FB8" w:rsidRDefault="003F4FB8" w:rsidP="003F4FB8">
            <w:pPr>
              <w:rPr>
                <w:rFonts w:ascii="Times New Roman" w:hAnsi="Times New Roman"/>
                <w:b/>
                <w:bCs/>
                <w:color w:val="000000" w:themeColor="text1"/>
                <w:sz w:val="20"/>
                <w:lang w:val="en-GB"/>
              </w:rPr>
            </w:pPr>
            <w:r>
              <w:rPr>
                <w:rFonts w:ascii="Times New Roman" w:hAnsi="Times New Roman"/>
                <w:color w:val="000000" w:themeColor="text1"/>
                <w:sz w:val="20"/>
                <w:lang w:val="en-GB"/>
              </w:rPr>
              <w:t>Continuous-cover forestry</w:t>
            </w:r>
          </w:p>
        </w:tc>
        <w:tc>
          <w:tcPr>
            <w:tcW w:w="795" w:type="dxa"/>
            <w:vAlign w:val="center"/>
            <w:hideMark/>
            <w:tcPrChange w:id="592" w:author="Nils Droste" w:date="2026-07-17T20:32:00Z" w16du:dateUtc="2026-07-17T18:32:00Z">
              <w:tcPr>
                <w:tcW w:w="1050" w:type="dxa"/>
                <w:gridSpan w:val="2"/>
                <w:vAlign w:val="center"/>
                <w:hideMark/>
              </w:tcPr>
            </w:tcPrChange>
          </w:tcPr>
          <w:p w14:paraId="297DBF4C"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color w:val="000000" w:themeColor="text1"/>
                <w:sz w:val="20"/>
                <w:lang w:val="en-GB"/>
              </w:rPr>
              <w:t>0.156</w:t>
            </w:r>
          </w:p>
        </w:tc>
        <w:tc>
          <w:tcPr>
            <w:tcW w:w="1395" w:type="dxa"/>
            <w:vAlign w:val="center"/>
            <w:hideMark/>
            <w:tcPrChange w:id="593" w:author="Nils Droste" w:date="2026-07-17T20:32:00Z" w16du:dateUtc="2026-07-17T18:32:00Z">
              <w:tcPr>
                <w:tcW w:w="900" w:type="dxa"/>
                <w:vAlign w:val="center"/>
                <w:hideMark/>
              </w:tcPr>
            </w:tcPrChange>
          </w:tcPr>
          <w:p w14:paraId="5820840D"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color w:val="000000" w:themeColor="text1"/>
                <w:sz w:val="20"/>
                <w:lang w:val="en-GB"/>
              </w:rPr>
              <w:t>[-0.095, 0.407]</w:t>
            </w:r>
          </w:p>
        </w:tc>
        <w:tc>
          <w:tcPr>
            <w:tcW w:w="711" w:type="dxa"/>
            <w:hideMark/>
            <w:tcPrChange w:id="594" w:author="Nils Droste" w:date="2026-07-17T20:32:00Z" w16du:dateUtc="2026-07-17T18:32:00Z">
              <w:tcPr>
                <w:tcW w:w="1250" w:type="dxa"/>
                <w:gridSpan w:val="2"/>
                <w:vAlign w:val="center"/>
                <w:hideMark/>
              </w:tcPr>
            </w:tcPrChange>
          </w:tcPr>
          <w:p w14:paraId="7276BE76" w14:textId="6A6AA5F6" w:rsidR="003F4FB8" w:rsidRPr="00BC561D" w:rsidRDefault="003F4FB8" w:rsidP="003F4FB8">
            <w:pPr>
              <w:jc w:val="right"/>
              <w:rPr>
                <w:rFonts w:ascii="Times New Roman" w:hAnsi="Times New Roman"/>
                <w:b/>
                <w:bCs/>
                <w:color w:val="000000" w:themeColor="text1"/>
                <w:sz w:val="20"/>
                <w:szCs w:val="16"/>
                <w:lang w:val="en-GB"/>
              </w:rPr>
            </w:pPr>
            <w:ins w:id="595" w:author="Nils Droste [2]" w:date="2026-07-17T20:25:00Z" w16du:dateUtc="2026-07-17T18:25:00Z">
              <w:r w:rsidRPr="00BC561D">
                <w:rPr>
                  <w:rFonts w:ascii="Times New Roman" w:hAnsi="Times New Roman"/>
                  <w:sz w:val="20"/>
                  <w:szCs w:val="16"/>
                  <w:rPrChange w:id="596" w:author="Nils Droste" w:date="2026-07-17T20:25:00Z" w16du:dateUtc="2026-07-17T18:25:00Z">
                    <w:rPr/>
                  </w:rPrChange>
                </w:rPr>
                <w:t>-31.7</w:t>
              </w:r>
            </w:ins>
            <w:del w:id="597" w:author="Nils Droste [2]" w:date="2026-07-17T20:25:00Z" w16du:dateUtc="2026-07-17T18:25:00Z">
              <w:r w:rsidRPr="00BC561D" w:rsidDel="005D1CD3">
                <w:rPr>
                  <w:rFonts w:ascii="Times New Roman" w:hAnsi="Times New Roman"/>
                  <w:vanish/>
                  <w:sz w:val="20"/>
                  <w:szCs w:val="16"/>
                  <w:rPrChange w:id="598" w:author="Nils Droste" w:date="2026-07-17T20:25:00Z" w16du:dateUtc="2026-07-17T18:25:00Z">
                    <w:rPr>
                      <w:vanish/>
                    </w:rPr>
                  </w:rPrChange>
                </w:rPr>
                <w:delText>-31.7</w:delText>
              </w:r>
            </w:del>
          </w:p>
        </w:tc>
        <w:tc>
          <w:tcPr>
            <w:tcW w:w="2154" w:type="dxa"/>
            <w:hideMark/>
            <w:tcPrChange w:id="599" w:author="Nils Droste" w:date="2026-07-17T20:32:00Z" w16du:dateUtc="2026-07-17T18:32:00Z">
              <w:tcPr>
                <w:tcW w:w="2200" w:type="dxa"/>
                <w:vAlign w:val="center"/>
                <w:hideMark/>
              </w:tcPr>
            </w:tcPrChange>
          </w:tcPr>
          <w:p w14:paraId="5075A99B" w14:textId="43CC148D" w:rsidR="003F4FB8" w:rsidRPr="00BC561D" w:rsidRDefault="003F4FB8" w:rsidP="003F4FB8">
            <w:pPr>
              <w:ind w:left="1304" w:hanging="1304"/>
              <w:jc w:val="right"/>
              <w:rPr>
                <w:rFonts w:ascii="Times New Roman" w:hAnsi="Times New Roman"/>
                <w:b/>
                <w:bCs/>
                <w:color w:val="000000" w:themeColor="text1"/>
                <w:sz w:val="20"/>
                <w:szCs w:val="16"/>
                <w:lang w:val="en-GB"/>
              </w:rPr>
            </w:pPr>
            <w:ins w:id="600" w:author="Nils Droste [2]" w:date="2026-07-17T20:25:00Z" w16du:dateUtc="2026-07-17T18:25:00Z">
              <w:r w:rsidRPr="00BC561D">
                <w:rPr>
                  <w:rFonts w:ascii="Times New Roman" w:hAnsi="Times New Roman"/>
                  <w:sz w:val="20"/>
                  <w:szCs w:val="16"/>
                  <w:rPrChange w:id="601" w:author="Nils Droste" w:date="2026-07-17T20:25:00Z" w16du:dateUtc="2026-07-17T18:25:00Z">
                    <w:rPr/>
                  </w:rPrChange>
                </w:rPr>
                <w:t>[-82.2, 18.9]</w:t>
              </w:r>
            </w:ins>
            <w:del w:id="602" w:author="Nils Droste [2]" w:date="2026-07-17T20:25:00Z" w16du:dateUtc="2026-07-17T18:25:00Z">
              <w:r w:rsidRPr="00BC561D" w:rsidDel="005D1CD3">
                <w:rPr>
                  <w:rFonts w:ascii="Times New Roman" w:hAnsi="Times New Roman"/>
                  <w:vanish/>
                  <w:sz w:val="20"/>
                  <w:szCs w:val="16"/>
                  <w:rPrChange w:id="603" w:author="Nils Droste" w:date="2026-07-17T20:25:00Z" w16du:dateUtc="2026-07-17T18:25:00Z">
                    <w:rPr>
                      <w:vanish/>
                    </w:rPr>
                  </w:rPrChange>
                </w:rPr>
                <w:delText>[-82.2, 18.9]</w:delText>
              </w:r>
            </w:del>
          </w:p>
        </w:tc>
      </w:tr>
      <w:tr w:rsidR="003F4FB8" w:rsidRPr="00801A66" w14:paraId="46ACF6BE" w14:textId="77777777" w:rsidTr="00B26420">
        <w:trPr>
          <w:trHeight w:val="283"/>
          <w:tblCellSpacing w:w="15" w:type="dxa"/>
          <w:ins w:id="604" w:author="Codex final RPL revision" w:date="2026-07-17T08:17:00Z"/>
          <w:trPrChange w:id="605" w:author="Nils Droste" w:date="2026-07-17T20:32:00Z" w16du:dateUtc="2026-07-17T18:32:00Z">
            <w:trPr>
              <w:trHeight w:val="283"/>
              <w:tblCellSpacing w:w="15" w:type="dxa"/>
            </w:trPr>
          </w:trPrChange>
        </w:trPr>
        <w:tc>
          <w:tcPr>
            <w:tcW w:w="3465" w:type="dxa"/>
            <w:vAlign w:val="center"/>
            <w:hideMark/>
            <w:tcPrChange w:id="606" w:author="Nils Droste" w:date="2026-07-17T20:32:00Z" w16du:dateUtc="2026-07-17T18:32:00Z">
              <w:tcPr>
                <w:tcW w:w="3300" w:type="dxa"/>
                <w:vAlign w:val="center"/>
                <w:hideMark/>
              </w:tcPr>
            </w:tcPrChange>
          </w:tcPr>
          <w:p w14:paraId="7346B8BB" w14:textId="77777777" w:rsidR="003F4FB8" w:rsidRPr="00B26420" w:rsidRDefault="003F4FB8" w:rsidP="003F4FB8">
            <w:pPr>
              <w:rPr>
                <w:rFonts w:ascii="Times New Roman" w:hAnsi="Times New Roman"/>
                <w:b/>
                <w:bCs/>
                <w:color w:val="000000" w:themeColor="text1"/>
                <w:sz w:val="20"/>
                <w:lang w:val="en-GB"/>
              </w:rPr>
            </w:pPr>
            <w:r w:rsidRPr="00B26420">
              <w:rPr>
                <w:rFonts w:ascii="Times New Roman" w:hAnsi="Times New Roman"/>
                <w:b/>
                <w:bCs/>
                <w:color w:val="000000" w:themeColor="text1"/>
                <w:sz w:val="20"/>
                <w:lang w:val="en-GB"/>
                <w:rPrChange w:id="607" w:author="Nils Droste" w:date="2026-07-17T20:33:00Z" w16du:dateUtc="2026-07-17T18:33:00Z">
                  <w:rPr>
                    <w:rFonts w:ascii="Times New Roman" w:hAnsi="Times New Roman"/>
                    <w:color w:val="000000" w:themeColor="text1"/>
                    <w:sz w:val="20"/>
                    <w:lang w:val="en-GB"/>
                  </w:rPr>
                </w:rPrChange>
              </w:rPr>
              <w:t>Set-asides</w:t>
            </w:r>
          </w:p>
        </w:tc>
        <w:tc>
          <w:tcPr>
            <w:tcW w:w="795" w:type="dxa"/>
            <w:vAlign w:val="center"/>
            <w:hideMark/>
            <w:tcPrChange w:id="608" w:author="Nils Droste" w:date="2026-07-17T20:32:00Z" w16du:dateUtc="2026-07-17T18:32:00Z">
              <w:tcPr>
                <w:tcW w:w="1050" w:type="dxa"/>
                <w:gridSpan w:val="2"/>
                <w:vAlign w:val="center"/>
                <w:hideMark/>
              </w:tcPr>
            </w:tcPrChange>
          </w:tcPr>
          <w:p w14:paraId="7B29E5ED"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b/>
                <w:bCs/>
                <w:color w:val="000000" w:themeColor="text1"/>
                <w:sz w:val="20"/>
                <w:lang w:val="en-GB"/>
              </w:rPr>
              <w:t>0.512</w:t>
            </w:r>
          </w:p>
        </w:tc>
        <w:tc>
          <w:tcPr>
            <w:tcW w:w="1395" w:type="dxa"/>
            <w:vAlign w:val="center"/>
            <w:hideMark/>
            <w:tcPrChange w:id="609" w:author="Nils Droste" w:date="2026-07-17T20:32:00Z" w16du:dateUtc="2026-07-17T18:32:00Z">
              <w:tcPr>
                <w:tcW w:w="900" w:type="dxa"/>
                <w:vAlign w:val="center"/>
                <w:hideMark/>
              </w:tcPr>
            </w:tcPrChange>
          </w:tcPr>
          <w:p w14:paraId="1166A904"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b/>
                <w:bCs/>
                <w:color w:val="000000" w:themeColor="text1"/>
                <w:sz w:val="20"/>
                <w:lang w:val="en-GB"/>
              </w:rPr>
              <w:t>[0.273, 0.750]</w:t>
            </w:r>
          </w:p>
        </w:tc>
        <w:tc>
          <w:tcPr>
            <w:tcW w:w="711" w:type="dxa"/>
            <w:hideMark/>
            <w:tcPrChange w:id="610" w:author="Nils Droste" w:date="2026-07-17T20:32:00Z" w16du:dateUtc="2026-07-17T18:32:00Z">
              <w:tcPr>
                <w:tcW w:w="1250" w:type="dxa"/>
                <w:gridSpan w:val="2"/>
                <w:vAlign w:val="center"/>
                <w:hideMark/>
              </w:tcPr>
            </w:tcPrChange>
          </w:tcPr>
          <w:p w14:paraId="2A6EB1EE" w14:textId="55FC1FB6" w:rsidR="003F4FB8" w:rsidRPr="00C11B92" w:rsidRDefault="003F4FB8" w:rsidP="003F4FB8">
            <w:pPr>
              <w:jc w:val="right"/>
              <w:rPr>
                <w:rFonts w:ascii="Times New Roman" w:hAnsi="Times New Roman"/>
                <w:b/>
                <w:bCs/>
                <w:color w:val="000000" w:themeColor="text1"/>
                <w:sz w:val="20"/>
                <w:szCs w:val="16"/>
                <w:lang w:val="en-GB"/>
              </w:rPr>
            </w:pPr>
            <w:ins w:id="611" w:author="Nils Droste [2]" w:date="2026-07-17T20:25:00Z" w16du:dateUtc="2026-07-17T18:25:00Z">
              <w:r w:rsidRPr="00C11B92">
                <w:rPr>
                  <w:rFonts w:ascii="Times New Roman" w:hAnsi="Times New Roman"/>
                  <w:b/>
                  <w:bCs/>
                  <w:sz w:val="20"/>
                  <w:szCs w:val="16"/>
                  <w:rPrChange w:id="612" w:author="Nils Droste" w:date="2026-07-17T20:27:00Z" w16du:dateUtc="2026-07-17T18:27:00Z">
                    <w:rPr/>
                  </w:rPrChange>
                </w:rPr>
                <w:t>-103.7</w:t>
              </w:r>
            </w:ins>
            <w:del w:id="613" w:author="Nils Droste [2]" w:date="2026-07-17T20:25:00Z" w16du:dateUtc="2026-07-17T18:25:00Z">
              <w:r w:rsidRPr="00C11B92" w:rsidDel="005D1CD3">
                <w:rPr>
                  <w:rFonts w:ascii="Times New Roman" w:hAnsi="Times New Roman"/>
                  <w:b/>
                  <w:bCs/>
                  <w:vanish/>
                  <w:sz w:val="20"/>
                  <w:szCs w:val="16"/>
                  <w:rPrChange w:id="614" w:author="Nils Droste" w:date="2026-07-17T20:27:00Z" w16du:dateUtc="2026-07-17T18:27:00Z">
                    <w:rPr>
                      <w:vanish/>
                    </w:rPr>
                  </w:rPrChange>
                </w:rPr>
                <w:delText>-103.7</w:delText>
              </w:r>
            </w:del>
          </w:p>
        </w:tc>
        <w:tc>
          <w:tcPr>
            <w:tcW w:w="2154" w:type="dxa"/>
            <w:hideMark/>
            <w:tcPrChange w:id="615" w:author="Nils Droste" w:date="2026-07-17T20:32:00Z" w16du:dateUtc="2026-07-17T18:32:00Z">
              <w:tcPr>
                <w:tcW w:w="2200" w:type="dxa"/>
                <w:vAlign w:val="center"/>
                <w:hideMark/>
              </w:tcPr>
            </w:tcPrChange>
          </w:tcPr>
          <w:p w14:paraId="73ACC921" w14:textId="3888D0E3" w:rsidR="003F4FB8" w:rsidRPr="00C11B92" w:rsidRDefault="003F4FB8" w:rsidP="003F4FB8">
            <w:pPr>
              <w:ind w:left="1304" w:hanging="1304"/>
              <w:jc w:val="right"/>
              <w:rPr>
                <w:rFonts w:ascii="Times New Roman" w:hAnsi="Times New Roman"/>
                <w:b/>
                <w:bCs/>
                <w:color w:val="000000" w:themeColor="text1"/>
                <w:sz w:val="20"/>
                <w:szCs w:val="16"/>
                <w:lang w:val="en-GB"/>
              </w:rPr>
            </w:pPr>
            <w:ins w:id="616" w:author="Nils Droste [2]" w:date="2026-07-17T20:25:00Z" w16du:dateUtc="2026-07-17T18:25:00Z">
              <w:r w:rsidRPr="00C11B92">
                <w:rPr>
                  <w:rFonts w:ascii="Times New Roman" w:hAnsi="Times New Roman"/>
                  <w:b/>
                  <w:bCs/>
                  <w:sz w:val="20"/>
                  <w:szCs w:val="16"/>
                  <w:rPrChange w:id="617" w:author="Nils Droste" w:date="2026-07-17T20:27:00Z" w16du:dateUtc="2026-07-17T18:27:00Z">
                    <w:rPr/>
                  </w:rPrChange>
                </w:rPr>
                <w:t>[-155.3, -52.0]</w:t>
              </w:r>
            </w:ins>
            <w:del w:id="618" w:author="Nils Droste [2]" w:date="2026-07-17T20:25:00Z" w16du:dateUtc="2026-07-17T18:25:00Z">
              <w:r w:rsidRPr="00C11B92" w:rsidDel="005D1CD3">
                <w:rPr>
                  <w:rFonts w:ascii="Times New Roman" w:hAnsi="Times New Roman"/>
                  <w:b/>
                  <w:bCs/>
                  <w:vanish/>
                  <w:sz w:val="20"/>
                  <w:szCs w:val="16"/>
                  <w:rPrChange w:id="619" w:author="Nils Droste" w:date="2026-07-17T20:27:00Z" w16du:dateUtc="2026-07-17T18:27:00Z">
                    <w:rPr>
                      <w:vanish/>
                    </w:rPr>
                  </w:rPrChange>
                </w:rPr>
                <w:delText>[-155.3, -52.0]</w:delText>
              </w:r>
            </w:del>
          </w:p>
        </w:tc>
      </w:tr>
      <w:tr w:rsidR="003F4FB8" w:rsidRPr="00801A66" w14:paraId="79EDBE02" w14:textId="77777777" w:rsidTr="00B26420">
        <w:trPr>
          <w:trHeight w:val="283"/>
          <w:tblCellSpacing w:w="15" w:type="dxa"/>
          <w:ins w:id="620" w:author="Codex final RPL revision" w:date="2026-07-17T08:17:00Z"/>
          <w:trPrChange w:id="621" w:author="Nils Droste" w:date="2026-07-17T20:32:00Z" w16du:dateUtc="2026-07-17T18:32:00Z">
            <w:trPr>
              <w:trHeight w:val="283"/>
              <w:tblCellSpacing w:w="15" w:type="dxa"/>
            </w:trPr>
          </w:trPrChange>
        </w:trPr>
        <w:tc>
          <w:tcPr>
            <w:tcW w:w="3465" w:type="dxa"/>
            <w:vAlign w:val="center"/>
            <w:hideMark/>
            <w:tcPrChange w:id="622" w:author="Nils Droste" w:date="2026-07-17T20:32:00Z" w16du:dateUtc="2026-07-17T18:32:00Z">
              <w:tcPr>
                <w:tcW w:w="3300" w:type="dxa"/>
                <w:vAlign w:val="center"/>
                <w:hideMark/>
              </w:tcPr>
            </w:tcPrChange>
          </w:tcPr>
          <w:p w14:paraId="7482A552" w14:textId="77777777" w:rsidR="003F4FB8" w:rsidRPr="00B26420" w:rsidRDefault="003F4FB8" w:rsidP="003F4FB8">
            <w:pPr>
              <w:rPr>
                <w:rFonts w:ascii="Times New Roman" w:hAnsi="Times New Roman"/>
                <w:b/>
                <w:bCs/>
                <w:color w:val="000000" w:themeColor="text1"/>
                <w:sz w:val="20"/>
                <w:lang w:val="en-GB"/>
              </w:rPr>
            </w:pPr>
            <w:r w:rsidRPr="00B26420">
              <w:rPr>
                <w:rFonts w:ascii="Times New Roman" w:hAnsi="Times New Roman"/>
                <w:b/>
                <w:bCs/>
                <w:color w:val="000000" w:themeColor="text1"/>
                <w:sz w:val="20"/>
                <w:lang w:val="en-GB"/>
                <w:rPrChange w:id="623" w:author="Nils Droste" w:date="2026-07-17T20:33:00Z" w16du:dateUtc="2026-07-17T18:33:00Z">
                  <w:rPr>
                    <w:rFonts w:ascii="Times New Roman" w:hAnsi="Times New Roman"/>
                    <w:color w:val="000000" w:themeColor="text1"/>
                    <w:sz w:val="20"/>
                    <w:lang w:val="en-GB"/>
                  </w:rPr>
                </w:rPrChange>
              </w:rPr>
              <w:t>Refraining from felling old forest</w:t>
            </w:r>
          </w:p>
        </w:tc>
        <w:tc>
          <w:tcPr>
            <w:tcW w:w="795" w:type="dxa"/>
            <w:vAlign w:val="center"/>
            <w:hideMark/>
            <w:tcPrChange w:id="624" w:author="Nils Droste" w:date="2026-07-17T20:32:00Z" w16du:dateUtc="2026-07-17T18:32:00Z">
              <w:tcPr>
                <w:tcW w:w="1050" w:type="dxa"/>
                <w:gridSpan w:val="2"/>
                <w:vAlign w:val="center"/>
                <w:hideMark/>
              </w:tcPr>
            </w:tcPrChange>
          </w:tcPr>
          <w:p w14:paraId="530D33DF"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b/>
                <w:bCs/>
                <w:color w:val="000000" w:themeColor="text1"/>
                <w:sz w:val="20"/>
                <w:lang w:val="en-GB"/>
              </w:rPr>
              <w:t>0.273</w:t>
            </w:r>
          </w:p>
        </w:tc>
        <w:tc>
          <w:tcPr>
            <w:tcW w:w="1395" w:type="dxa"/>
            <w:vAlign w:val="center"/>
            <w:hideMark/>
            <w:tcPrChange w:id="625" w:author="Nils Droste" w:date="2026-07-17T20:32:00Z" w16du:dateUtc="2026-07-17T18:32:00Z">
              <w:tcPr>
                <w:tcW w:w="900" w:type="dxa"/>
                <w:vAlign w:val="center"/>
                <w:hideMark/>
              </w:tcPr>
            </w:tcPrChange>
          </w:tcPr>
          <w:p w14:paraId="3C8BE03B" w14:textId="77777777" w:rsidR="003F4FB8" w:rsidRDefault="003F4FB8" w:rsidP="003F4FB8">
            <w:pPr>
              <w:jc w:val="right"/>
              <w:rPr>
                <w:rFonts w:ascii="Times New Roman" w:hAnsi="Times New Roman"/>
                <w:b/>
                <w:bCs/>
                <w:color w:val="000000" w:themeColor="text1"/>
                <w:sz w:val="20"/>
                <w:lang w:val="en-GB"/>
              </w:rPr>
            </w:pPr>
            <w:r>
              <w:rPr>
                <w:rFonts w:ascii="Times New Roman" w:hAnsi="Times New Roman"/>
                <w:b/>
                <w:bCs/>
                <w:color w:val="000000" w:themeColor="text1"/>
                <w:sz w:val="20"/>
                <w:lang w:val="en-GB"/>
              </w:rPr>
              <w:t>[0.034, 0.512]</w:t>
            </w:r>
          </w:p>
        </w:tc>
        <w:tc>
          <w:tcPr>
            <w:tcW w:w="711" w:type="dxa"/>
            <w:hideMark/>
            <w:tcPrChange w:id="626" w:author="Nils Droste" w:date="2026-07-17T20:32:00Z" w16du:dateUtc="2026-07-17T18:32:00Z">
              <w:tcPr>
                <w:tcW w:w="1250" w:type="dxa"/>
                <w:gridSpan w:val="2"/>
                <w:vAlign w:val="center"/>
                <w:hideMark/>
              </w:tcPr>
            </w:tcPrChange>
          </w:tcPr>
          <w:p w14:paraId="5D2618B0" w14:textId="02EF3074" w:rsidR="003F4FB8" w:rsidRPr="00C11B92" w:rsidRDefault="003F4FB8" w:rsidP="003F4FB8">
            <w:pPr>
              <w:jc w:val="right"/>
              <w:rPr>
                <w:rFonts w:ascii="Times New Roman" w:hAnsi="Times New Roman"/>
                <w:b/>
                <w:bCs/>
                <w:color w:val="000000" w:themeColor="text1"/>
                <w:sz w:val="20"/>
                <w:szCs w:val="16"/>
                <w:lang w:val="en-GB"/>
              </w:rPr>
            </w:pPr>
            <w:ins w:id="627" w:author="Nils Droste [2]" w:date="2026-07-17T20:25:00Z" w16du:dateUtc="2026-07-17T18:25:00Z">
              <w:r w:rsidRPr="00C11B92">
                <w:rPr>
                  <w:rFonts w:ascii="Times New Roman" w:hAnsi="Times New Roman"/>
                  <w:b/>
                  <w:bCs/>
                  <w:sz w:val="20"/>
                  <w:szCs w:val="16"/>
                  <w:rPrChange w:id="628" w:author="Nils Droste" w:date="2026-07-17T20:27:00Z" w16du:dateUtc="2026-07-17T18:27:00Z">
                    <w:rPr/>
                  </w:rPrChange>
                </w:rPr>
                <w:t>-55.4</w:t>
              </w:r>
            </w:ins>
            <w:del w:id="629" w:author="Nils Droste [2]" w:date="2026-07-17T20:25:00Z" w16du:dateUtc="2026-07-17T18:25:00Z">
              <w:r w:rsidRPr="00C11B92" w:rsidDel="005D1CD3">
                <w:rPr>
                  <w:rFonts w:ascii="Times New Roman" w:hAnsi="Times New Roman"/>
                  <w:b/>
                  <w:bCs/>
                  <w:vanish/>
                  <w:sz w:val="20"/>
                  <w:szCs w:val="16"/>
                  <w:rPrChange w:id="630" w:author="Nils Droste" w:date="2026-07-17T20:27:00Z" w16du:dateUtc="2026-07-17T18:27:00Z">
                    <w:rPr>
                      <w:vanish/>
                    </w:rPr>
                  </w:rPrChange>
                </w:rPr>
                <w:delText>-55.4</w:delText>
              </w:r>
            </w:del>
          </w:p>
        </w:tc>
        <w:tc>
          <w:tcPr>
            <w:tcW w:w="2154" w:type="dxa"/>
            <w:hideMark/>
            <w:tcPrChange w:id="631" w:author="Nils Droste" w:date="2026-07-17T20:32:00Z" w16du:dateUtc="2026-07-17T18:32:00Z">
              <w:tcPr>
                <w:tcW w:w="2200" w:type="dxa"/>
                <w:vAlign w:val="center"/>
                <w:hideMark/>
              </w:tcPr>
            </w:tcPrChange>
          </w:tcPr>
          <w:p w14:paraId="198E0F4D" w14:textId="221BFCAD" w:rsidR="003F4FB8" w:rsidRPr="00C11B92" w:rsidRDefault="003F4FB8" w:rsidP="003F4FB8">
            <w:pPr>
              <w:ind w:left="1304" w:hanging="1304"/>
              <w:jc w:val="right"/>
              <w:rPr>
                <w:rFonts w:ascii="Times New Roman" w:hAnsi="Times New Roman"/>
                <w:b/>
                <w:bCs/>
                <w:color w:val="000000" w:themeColor="text1"/>
                <w:sz w:val="20"/>
                <w:szCs w:val="16"/>
                <w:lang w:val="en-GB"/>
              </w:rPr>
            </w:pPr>
            <w:ins w:id="632" w:author="Nils Droste [2]" w:date="2026-07-17T20:25:00Z" w16du:dateUtc="2026-07-17T18:25:00Z">
              <w:r w:rsidRPr="00C11B92">
                <w:rPr>
                  <w:rFonts w:ascii="Times New Roman" w:hAnsi="Times New Roman"/>
                  <w:b/>
                  <w:bCs/>
                  <w:sz w:val="20"/>
                  <w:szCs w:val="16"/>
                  <w:rPrChange w:id="633" w:author="Nils Droste" w:date="2026-07-17T20:27:00Z" w16du:dateUtc="2026-07-17T18:27:00Z">
                    <w:rPr/>
                  </w:rPrChange>
                </w:rPr>
                <w:t>[-105.2, -5.6]</w:t>
              </w:r>
            </w:ins>
            <w:del w:id="634" w:author="Nils Droste [2]" w:date="2026-07-17T20:25:00Z" w16du:dateUtc="2026-07-17T18:25:00Z">
              <w:r w:rsidRPr="00C11B92" w:rsidDel="005D1CD3">
                <w:rPr>
                  <w:rFonts w:ascii="Times New Roman" w:hAnsi="Times New Roman"/>
                  <w:b/>
                  <w:bCs/>
                  <w:vanish/>
                  <w:sz w:val="20"/>
                  <w:szCs w:val="16"/>
                  <w:rPrChange w:id="635" w:author="Nils Droste" w:date="2026-07-17T20:27:00Z" w16du:dateUtc="2026-07-17T18:27:00Z">
                    <w:rPr>
                      <w:vanish/>
                    </w:rPr>
                  </w:rPrChange>
                </w:rPr>
                <w:delText>[-105.2, -5.6]</w:delText>
              </w:r>
            </w:del>
          </w:p>
        </w:tc>
      </w:tr>
      <w:tr w:rsidR="003F4FB8" w:rsidRPr="00801A66" w14:paraId="1AFECAEE" w14:textId="77777777" w:rsidTr="00B26420">
        <w:trPr>
          <w:trHeight w:val="227"/>
          <w:tblCellSpacing w:w="15" w:type="dxa"/>
          <w:trPrChange w:id="636" w:author="Nils Droste" w:date="2026-07-17T20:32:00Z" w16du:dateUtc="2026-07-17T18:32:00Z">
            <w:trPr>
              <w:trHeight w:val="227"/>
              <w:tblCellSpacing w:w="15" w:type="dxa"/>
            </w:trPr>
          </w:trPrChange>
        </w:trPr>
        <w:tc>
          <w:tcPr>
            <w:tcW w:w="3465" w:type="dxa"/>
            <w:tcBorders>
              <w:top w:val="thinThickLargeGap" w:sz="24" w:space="0" w:color="auto"/>
            </w:tcBorders>
            <w:tcPrChange w:id="637" w:author="Nils Droste" w:date="2026-07-17T20:32:00Z" w16du:dateUtc="2026-07-17T18:32:00Z">
              <w:tcPr>
                <w:tcW w:w="3231" w:type="dxa"/>
                <w:tcBorders>
                  <w:top w:val="thinThickLargeGap" w:sz="24" w:space="0" w:color="auto"/>
                </w:tcBorders>
              </w:tcPr>
            </w:tcPrChange>
          </w:tcPr>
          <w:p w14:paraId="309F460B" w14:textId="77777777" w:rsidR="003F4FB8" w:rsidRDefault="003F4FB8" w:rsidP="003F4FB8">
            <w:pPr>
              <w:rPr>
                <w:rFonts w:ascii="Times New Roman" w:hAnsi="Times New Roman"/>
                <w:color w:val="000000" w:themeColor="text1"/>
                <w:sz w:val="20"/>
                <w:lang w:val="en-GB"/>
              </w:rPr>
            </w:pPr>
            <w:del w:id="638" w:author="Codex final RPL revision" w:date="2026-07-17T08:17:00Z">
              <w:r>
                <w:rPr>
                  <w:rFonts w:ascii="Times New Roman" w:hAnsi="Times New Roman"/>
                  <w:color w:val="000000" w:themeColor="text1"/>
                  <w:sz w:val="20"/>
                  <w:lang w:val="en-GB"/>
                </w:rPr>
                <w:delText>Number of individuals</w:delText>
              </w:r>
            </w:del>
            <w:ins w:id="639" w:author="Codex final RPL revision" w:date="2026-07-17T08:17:00Z">
              <w:r>
                <w:rPr>
                  <w:rFonts w:ascii="Times New Roman" w:hAnsi="Times New Roman"/>
                  <w:color w:val="000000" w:themeColor="text1"/>
                  <w:sz w:val="20"/>
                  <w:lang w:val="en-GB"/>
                </w:rPr>
                <w:t>Number of individuals</w:t>
              </w:r>
            </w:ins>
          </w:p>
        </w:tc>
        <w:tc>
          <w:tcPr>
            <w:tcW w:w="5145" w:type="dxa"/>
            <w:gridSpan w:val="4"/>
            <w:tcBorders>
              <w:top w:val="thinThickLargeGap" w:sz="24" w:space="0" w:color="auto"/>
            </w:tcBorders>
            <w:tcPrChange w:id="640" w:author="Nils Droste" w:date="2026-07-17T20:32:00Z" w16du:dateUtc="2026-07-17T18:32:00Z">
              <w:tcPr>
                <w:tcW w:w="5379" w:type="dxa"/>
                <w:gridSpan w:val="6"/>
                <w:tcBorders>
                  <w:top w:val="thinThickLargeGap" w:sz="24" w:space="0" w:color="auto"/>
                </w:tcBorders>
              </w:tcPr>
            </w:tcPrChange>
          </w:tcPr>
          <w:p w14:paraId="694EDC73" w14:textId="77777777" w:rsidR="003F4FB8" w:rsidRDefault="003F4FB8" w:rsidP="003F4FB8">
            <w:pPr>
              <w:ind w:left="1304" w:hanging="1304"/>
              <w:jc w:val="right"/>
              <w:rPr>
                <w:rFonts w:ascii="Times New Roman" w:hAnsi="Times New Roman"/>
                <w:sz w:val="20"/>
                <w:lang w:val="en-GB"/>
              </w:rPr>
            </w:pPr>
            <w:del w:id="641" w:author="Codex final RPL revision" w:date="2026-07-17T08:17:00Z">
              <w:r>
                <w:rPr>
                  <w:rFonts w:ascii="Times New Roman" w:hAnsi="Times New Roman"/>
                  <w:sz w:val="20"/>
                  <w:lang w:val="en-GB"/>
                </w:rPr>
                <w:delText>1,674</w:delText>
              </w:r>
            </w:del>
            <w:ins w:id="642" w:author="Codex final RPL revision" w:date="2026-07-17T08:17:00Z">
              <w:r>
                <w:rPr>
                  <w:rFonts w:ascii="Times New Roman" w:hAnsi="Times New Roman"/>
                  <w:sz w:val="20"/>
                  <w:lang w:val="en-GB"/>
                </w:rPr>
                <w:t>1,674</w:t>
              </w:r>
            </w:ins>
          </w:p>
        </w:tc>
      </w:tr>
      <w:tr w:rsidR="003F4FB8" w:rsidRPr="00801A66" w14:paraId="3AFC6F24" w14:textId="77777777" w:rsidTr="00B26420">
        <w:trPr>
          <w:trHeight w:val="227"/>
          <w:tblCellSpacing w:w="15" w:type="dxa"/>
          <w:trPrChange w:id="643" w:author="Nils Droste" w:date="2026-07-17T20:32:00Z" w16du:dateUtc="2026-07-17T18:32:00Z">
            <w:trPr>
              <w:trHeight w:val="227"/>
              <w:tblCellSpacing w:w="15" w:type="dxa"/>
            </w:trPr>
          </w:trPrChange>
        </w:trPr>
        <w:tc>
          <w:tcPr>
            <w:tcW w:w="3465" w:type="dxa"/>
            <w:tcPrChange w:id="644" w:author="Nils Droste" w:date="2026-07-17T20:32:00Z" w16du:dateUtc="2026-07-17T18:32:00Z">
              <w:tcPr>
                <w:tcW w:w="3231" w:type="dxa"/>
              </w:tcPr>
            </w:tcPrChange>
          </w:tcPr>
          <w:p w14:paraId="116C1A6C" w14:textId="77777777" w:rsidR="003F4FB8" w:rsidRDefault="003F4FB8" w:rsidP="003F4FB8">
            <w:pPr>
              <w:rPr>
                <w:rFonts w:ascii="Times New Roman" w:hAnsi="Times New Roman"/>
                <w:color w:val="000000" w:themeColor="text1"/>
                <w:sz w:val="20"/>
                <w:lang w:val="en-GB"/>
              </w:rPr>
            </w:pPr>
            <w:del w:id="645" w:author="Codex final RPL revision" w:date="2026-07-17T08:17:00Z">
              <w:r>
                <w:rPr>
                  <w:rFonts w:ascii="Times New Roman" w:hAnsi="Times New Roman"/>
                  <w:color w:val="000000" w:themeColor="text1"/>
                  <w:sz w:val="20"/>
                  <w:lang w:val="en-GB"/>
                </w:rPr>
                <w:delText>Number of modelled outcomes</w:delText>
              </w:r>
            </w:del>
            <w:ins w:id="646" w:author="Codex final RPL revision" w:date="2026-07-17T08:17:00Z">
              <w:r>
                <w:rPr>
                  <w:rFonts w:ascii="Times New Roman" w:hAnsi="Times New Roman"/>
                  <w:color w:val="000000" w:themeColor="text1"/>
                  <w:sz w:val="20"/>
                  <w:lang w:val="en-GB"/>
                </w:rPr>
                <w:t>Number of modelled outcomes</w:t>
              </w:r>
            </w:ins>
          </w:p>
        </w:tc>
        <w:tc>
          <w:tcPr>
            <w:tcW w:w="5145" w:type="dxa"/>
            <w:gridSpan w:val="4"/>
            <w:tcPrChange w:id="647" w:author="Nils Droste" w:date="2026-07-17T20:32:00Z" w16du:dateUtc="2026-07-17T18:32:00Z">
              <w:tcPr>
                <w:tcW w:w="5379" w:type="dxa"/>
                <w:gridSpan w:val="6"/>
              </w:tcPr>
            </w:tcPrChange>
          </w:tcPr>
          <w:p w14:paraId="7B3E5143" w14:textId="77777777" w:rsidR="003F4FB8" w:rsidRDefault="003F4FB8" w:rsidP="003F4FB8">
            <w:pPr>
              <w:ind w:left="1304" w:hanging="1304"/>
              <w:jc w:val="right"/>
              <w:rPr>
                <w:rFonts w:ascii="Times New Roman" w:hAnsi="Times New Roman"/>
                <w:sz w:val="20"/>
                <w:lang w:val="en-GB"/>
              </w:rPr>
            </w:pPr>
            <w:del w:id="648" w:author="Codex final RPL revision" w:date="2026-07-17T08:17:00Z">
              <w:r>
                <w:rPr>
                  <w:rFonts w:ascii="Times New Roman" w:hAnsi="Times New Roman"/>
                  <w:sz w:val="20"/>
                  <w:lang w:val="en-GB"/>
                </w:rPr>
                <w:delText>9,794</w:delText>
              </w:r>
            </w:del>
            <w:ins w:id="649" w:author="Codex final RPL revision" w:date="2026-07-17T08:17:00Z">
              <w:r>
                <w:rPr>
                  <w:rFonts w:ascii="Times New Roman" w:hAnsi="Times New Roman"/>
                  <w:sz w:val="20"/>
                  <w:lang w:val="en-GB"/>
                </w:rPr>
                <w:t>9,794</w:t>
              </w:r>
            </w:ins>
          </w:p>
        </w:tc>
      </w:tr>
      <w:tr w:rsidR="003F4FB8" w:rsidRPr="00801A66" w14:paraId="23D67A7B" w14:textId="77777777" w:rsidTr="00B26420">
        <w:trPr>
          <w:trHeight w:val="227"/>
          <w:tblCellSpacing w:w="15" w:type="dxa"/>
          <w:trPrChange w:id="650" w:author="Nils Droste" w:date="2026-07-17T20:32:00Z" w16du:dateUtc="2026-07-17T18:32:00Z">
            <w:trPr>
              <w:trHeight w:val="227"/>
              <w:tblCellSpacing w:w="15" w:type="dxa"/>
            </w:trPr>
          </w:trPrChange>
        </w:trPr>
        <w:tc>
          <w:tcPr>
            <w:tcW w:w="3465" w:type="dxa"/>
            <w:tcPrChange w:id="651" w:author="Nils Droste" w:date="2026-07-17T20:32:00Z" w16du:dateUtc="2026-07-17T18:32:00Z">
              <w:tcPr>
                <w:tcW w:w="3231" w:type="dxa"/>
              </w:tcPr>
            </w:tcPrChange>
          </w:tcPr>
          <w:p w14:paraId="20C061BE" w14:textId="77777777" w:rsidR="003F4FB8" w:rsidRDefault="003F4FB8" w:rsidP="003F4FB8">
            <w:pPr>
              <w:rPr>
                <w:rFonts w:ascii="Times New Roman" w:hAnsi="Times New Roman"/>
                <w:color w:val="000000" w:themeColor="text1"/>
                <w:sz w:val="20"/>
                <w:lang w:val="en-GB"/>
              </w:rPr>
            </w:pPr>
            <w:del w:id="652" w:author="Codex final RPL revision" w:date="2026-07-17T08:17:00Z">
              <w:r>
                <w:rPr>
                  <w:rFonts w:ascii="Times New Roman" w:hAnsi="Times New Roman"/>
                  <w:color w:val="000000" w:themeColor="text1"/>
                  <w:sz w:val="20"/>
                  <w:lang w:val="en-GB"/>
                </w:rPr>
                <w:delText>Adj.Rho-squared vs equal shares</w:delText>
              </w:r>
            </w:del>
            <w:ins w:id="653" w:author="Codex final RPL revision" w:date="2026-07-17T08:17:00Z">
              <w:r>
                <w:rPr>
                  <w:rFonts w:ascii="Times New Roman" w:hAnsi="Times New Roman"/>
                  <w:color w:val="000000" w:themeColor="text1"/>
                  <w:sz w:val="20"/>
                  <w:lang w:val="en-GB"/>
                </w:rPr>
                <w:t>Adjusted rho-squared vs equal shares</w:t>
              </w:r>
            </w:ins>
          </w:p>
        </w:tc>
        <w:tc>
          <w:tcPr>
            <w:tcW w:w="5145" w:type="dxa"/>
            <w:gridSpan w:val="4"/>
            <w:vAlign w:val="center"/>
            <w:tcPrChange w:id="654" w:author="Nils Droste" w:date="2026-07-17T20:32:00Z" w16du:dateUtc="2026-07-17T18:32:00Z">
              <w:tcPr>
                <w:tcW w:w="5379" w:type="dxa"/>
                <w:gridSpan w:val="6"/>
                <w:vAlign w:val="center"/>
              </w:tcPr>
            </w:tcPrChange>
          </w:tcPr>
          <w:p w14:paraId="0F7266CE" w14:textId="77777777" w:rsidR="003F4FB8" w:rsidRDefault="003F4FB8" w:rsidP="003F4FB8">
            <w:pPr>
              <w:ind w:left="1304" w:hanging="1304"/>
              <w:jc w:val="right"/>
              <w:rPr>
                <w:rFonts w:ascii="Times New Roman" w:hAnsi="Times New Roman"/>
                <w:sz w:val="20"/>
                <w:lang w:val="en-GB"/>
              </w:rPr>
            </w:pPr>
            <w:del w:id="655" w:author="Codex final RPL revision" w:date="2026-07-17T08:17:00Z">
              <w:r>
                <w:rPr>
                  <w:rFonts w:ascii="Times New Roman" w:hAnsi="Times New Roman"/>
                  <w:sz w:val="20"/>
                  <w:lang w:val="en-GB"/>
                </w:rPr>
                <w:delText>0.1337</w:delText>
              </w:r>
            </w:del>
            <w:ins w:id="656" w:author="Codex final RPL revision" w:date="2026-07-17T08:17:00Z">
              <w:r>
                <w:rPr>
                  <w:rFonts w:ascii="Times New Roman" w:hAnsi="Times New Roman"/>
                  <w:sz w:val="20"/>
                  <w:lang w:val="en-GB"/>
                </w:rPr>
                <w:t>0.1769</w:t>
              </w:r>
            </w:ins>
          </w:p>
        </w:tc>
      </w:tr>
      <w:tr w:rsidR="003F4FB8" w:rsidRPr="00801A66" w14:paraId="153F80AE" w14:textId="77777777" w:rsidTr="00B26420">
        <w:trPr>
          <w:trHeight w:val="227"/>
          <w:tblCellSpacing w:w="15" w:type="dxa"/>
          <w:trPrChange w:id="657" w:author="Nils Droste" w:date="2026-07-17T20:32:00Z" w16du:dateUtc="2026-07-17T18:32:00Z">
            <w:trPr>
              <w:trHeight w:val="227"/>
              <w:tblCellSpacing w:w="15" w:type="dxa"/>
            </w:trPr>
          </w:trPrChange>
        </w:trPr>
        <w:tc>
          <w:tcPr>
            <w:tcW w:w="3465" w:type="dxa"/>
            <w:vAlign w:val="center"/>
            <w:tcPrChange w:id="658" w:author="Nils Droste" w:date="2026-07-17T20:32:00Z" w16du:dateUtc="2026-07-17T18:32:00Z">
              <w:tcPr>
                <w:tcW w:w="3231" w:type="dxa"/>
                <w:vAlign w:val="center"/>
              </w:tcPr>
            </w:tcPrChange>
          </w:tcPr>
          <w:p w14:paraId="32DEA9D4" w14:textId="77777777" w:rsidR="003F4FB8" w:rsidRDefault="003F4FB8" w:rsidP="003F4FB8">
            <w:pPr>
              <w:rPr>
                <w:rFonts w:ascii="Times New Roman" w:hAnsi="Times New Roman"/>
                <w:color w:val="000000" w:themeColor="text1"/>
                <w:sz w:val="20"/>
                <w:lang w:val="en-GB"/>
              </w:rPr>
            </w:pPr>
            <w:del w:id="659" w:author="Codex final RPL revision" w:date="2026-07-17T08:17:00Z">
              <w:r>
                <w:rPr>
                  <w:rFonts w:ascii="Times New Roman" w:hAnsi="Times New Roman"/>
                  <w:color w:val="000000" w:themeColor="text1"/>
                  <w:sz w:val="20"/>
                  <w:lang w:val="en-GB"/>
                </w:rPr>
                <w:delText>Adj.Rho-squared vs observed shares</w:delText>
              </w:r>
            </w:del>
            <w:ins w:id="660" w:author="Codex final RPL revision" w:date="2026-07-17T08:17:00Z">
              <w:r>
                <w:rPr>
                  <w:rFonts w:ascii="Times New Roman" w:hAnsi="Times New Roman"/>
                  <w:color w:val="000000" w:themeColor="text1"/>
                  <w:sz w:val="20"/>
                  <w:lang w:val="en-GB"/>
                </w:rPr>
                <w:t>Adjusted rho-squared vs observed shares</w:t>
              </w:r>
            </w:ins>
          </w:p>
        </w:tc>
        <w:tc>
          <w:tcPr>
            <w:tcW w:w="5145" w:type="dxa"/>
            <w:gridSpan w:val="4"/>
            <w:vAlign w:val="center"/>
            <w:tcPrChange w:id="661" w:author="Nils Droste" w:date="2026-07-17T20:32:00Z" w16du:dateUtc="2026-07-17T18:32:00Z">
              <w:tcPr>
                <w:tcW w:w="5379" w:type="dxa"/>
                <w:gridSpan w:val="6"/>
                <w:vAlign w:val="center"/>
              </w:tcPr>
            </w:tcPrChange>
          </w:tcPr>
          <w:p w14:paraId="2325FE50" w14:textId="77777777" w:rsidR="003F4FB8" w:rsidRDefault="003F4FB8" w:rsidP="003F4FB8">
            <w:pPr>
              <w:ind w:left="1304" w:hanging="1304"/>
              <w:jc w:val="right"/>
              <w:rPr>
                <w:rFonts w:ascii="Times New Roman" w:hAnsi="Times New Roman"/>
                <w:sz w:val="20"/>
                <w:lang w:val="en-GB"/>
              </w:rPr>
            </w:pPr>
            <w:del w:id="662" w:author="Codex final RPL revision" w:date="2026-07-17T08:17:00Z">
              <w:r>
                <w:rPr>
                  <w:rFonts w:ascii="Times New Roman" w:hAnsi="Times New Roman"/>
                  <w:sz w:val="20"/>
                  <w:lang w:val="en-GB"/>
                </w:rPr>
                <w:delText>0.129</w:delText>
              </w:r>
            </w:del>
            <w:ins w:id="663" w:author="Codex final RPL revision" w:date="2026-07-17T08:17:00Z">
              <w:r>
                <w:rPr>
                  <w:rFonts w:ascii="Times New Roman" w:hAnsi="Times New Roman"/>
                  <w:sz w:val="20"/>
                  <w:lang w:val="en-GB"/>
                </w:rPr>
                <w:t>0.1725</w:t>
              </w:r>
            </w:ins>
          </w:p>
        </w:tc>
      </w:tr>
      <w:tr w:rsidR="003F4FB8" w:rsidRPr="00801A66" w14:paraId="1681CD47" w14:textId="77777777" w:rsidTr="00B26420">
        <w:trPr>
          <w:trHeight w:val="227"/>
          <w:tblCellSpacing w:w="15" w:type="dxa"/>
          <w:trPrChange w:id="664" w:author="Nils Droste" w:date="2026-07-17T20:32:00Z" w16du:dateUtc="2026-07-17T18:32:00Z">
            <w:trPr>
              <w:trHeight w:val="227"/>
              <w:tblCellSpacing w:w="15" w:type="dxa"/>
            </w:trPr>
          </w:trPrChange>
        </w:trPr>
        <w:tc>
          <w:tcPr>
            <w:tcW w:w="3465" w:type="dxa"/>
            <w:tcBorders>
              <w:bottom w:val="thinThickLargeGap" w:sz="24" w:space="0" w:color="auto"/>
            </w:tcBorders>
            <w:vAlign w:val="center"/>
            <w:tcPrChange w:id="665" w:author="Nils Droste" w:date="2026-07-17T20:32:00Z" w16du:dateUtc="2026-07-17T18:32:00Z">
              <w:tcPr>
                <w:tcW w:w="3231" w:type="dxa"/>
                <w:tcBorders>
                  <w:bottom w:val="thinThickLargeGap" w:sz="24" w:space="0" w:color="auto"/>
                </w:tcBorders>
                <w:vAlign w:val="center"/>
              </w:tcPr>
            </w:tcPrChange>
          </w:tcPr>
          <w:p w14:paraId="039A03CE" w14:textId="77777777" w:rsidR="003F4FB8" w:rsidRDefault="003F4FB8" w:rsidP="003F4FB8">
            <w:pPr>
              <w:rPr>
                <w:rFonts w:ascii="Times New Roman" w:hAnsi="Times New Roman"/>
                <w:color w:val="000000" w:themeColor="text1"/>
                <w:sz w:val="20"/>
                <w:lang w:val="en-GB"/>
              </w:rPr>
            </w:pPr>
            <w:del w:id="666" w:author="Codex final RPL revision" w:date="2026-07-17T08:17:00Z">
              <w:r>
                <w:rPr>
                  <w:rFonts w:ascii="Times New Roman" w:hAnsi="Times New Roman"/>
                  <w:color w:val="000000" w:themeColor="text1"/>
                  <w:sz w:val="20"/>
                  <w:lang w:val="en-GB"/>
                </w:rPr>
                <w:delText>BIC</w:delText>
              </w:r>
            </w:del>
            <w:ins w:id="667" w:author="Codex final RPL revision" w:date="2026-07-17T08:17:00Z">
              <w:r>
                <w:rPr>
                  <w:rFonts w:ascii="Times New Roman" w:hAnsi="Times New Roman"/>
                  <w:color w:val="000000" w:themeColor="text1"/>
                  <w:sz w:val="20"/>
                  <w:lang w:val="en-GB"/>
                </w:rPr>
                <w:t>BIC</w:t>
              </w:r>
            </w:ins>
          </w:p>
        </w:tc>
        <w:tc>
          <w:tcPr>
            <w:tcW w:w="5145" w:type="dxa"/>
            <w:gridSpan w:val="4"/>
            <w:tcBorders>
              <w:bottom w:val="thinThickLargeGap" w:sz="24" w:space="0" w:color="auto"/>
            </w:tcBorders>
            <w:vAlign w:val="center"/>
            <w:tcPrChange w:id="668" w:author="Nils Droste" w:date="2026-07-17T20:32:00Z" w16du:dateUtc="2026-07-17T18:32:00Z">
              <w:tcPr>
                <w:tcW w:w="5379" w:type="dxa"/>
                <w:gridSpan w:val="6"/>
                <w:tcBorders>
                  <w:bottom w:val="thinThickLargeGap" w:sz="24" w:space="0" w:color="auto"/>
                </w:tcBorders>
                <w:vAlign w:val="center"/>
              </w:tcPr>
            </w:tcPrChange>
          </w:tcPr>
          <w:p w14:paraId="4690A6EA" w14:textId="77777777" w:rsidR="003F4FB8" w:rsidRDefault="003F4FB8" w:rsidP="003F4FB8">
            <w:pPr>
              <w:ind w:left="1304" w:hanging="1304"/>
              <w:jc w:val="right"/>
              <w:rPr>
                <w:rFonts w:ascii="Times New Roman" w:hAnsi="Times New Roman"/>
                <w:sz w:val="20"/>
                <w:lang w:val="en-GB"/>
              </w:rPr>
            </w:pPr>
            <w:del w:id="669" w:author="Codex final RPL revision" w:date="2026-07-17T08:17:00Z">
              <w:r>
                <w:rPr>
                  <w:rFonts w:ascii="Times New Roman" w:hAnsi="Times New Roman"/>
                  <w:sz w:val="20"/>
                  <w:lang w:val="en-GB"/>
                </w:rPr>
                <w:delText>18778.64</w:delText>
              </w:r>
            </w:del>
            <w:ins w:id="670" w:author="Codex final RPL revision" w:date="2026-07-17T08:17:00Z">
              <w:r>
                <w:rPr>
                  <w:rFonts w:ascii="Times New Roman" w:hAnsi="Times New Roman"/>
                  <w:sz w:val="20"/>
                  <w:lang w:val="en-GB"/>
                </w:rPr>
                <w:t>17,891.92</w:t>
              </w:r>
            </w:ins>
          </w:p>
        </w:tc>
      </w:tr>
    </w:tbl>
    <w:p w14:paraId="7EAF5FA4" w14:textId="77777777" w:rsidR="00801A66" w:rsidRPr="00801A66" w:rsidRDefault="00801A66" w:rsidP="00801A66">
      <w:pPr>
        <w:rPr>
          <w:lang w:val="en-GB"/>
        </w:rPr>
      </w:pPr>
    </w:p>
    <w:p w14:paraId="05B50058" w14:textId="77777777" w:rsidR="007B0CF5" w:rsidRDefault="007B0CF5" w:rsidP="007B0CF5">
      <w:pPr>
        <w:rPr>
          <w:lang w:val="en-GB"/>
        </w:rPr>
      </w:pPr>
    </w:p>
    <w:p w14:paraId="54A329B5" w14:textId="02FA9964" w:rsidR="007B0CF5" w:rsidRPr="00F11382" w:rsidRDefault="007B0CF5" w:rsidP="007B0CF5">
      <w:pPr>
        <w:pStyle w:val="Heading1"/>
        <w:rPr>
          <w:rFonts w:ascii="Calibri" w:hAnsi="Calibri" w:cs="Calibri"/>
          <w:color w:val="000000" w:themeColor="text1"/>
          <w:sz w:val="32"/>
          <w:szCs w:val="32"/>
        </w:rPr>
      </w:pPr>
      <w:r>
        <w:rPr>
          <w:rFonts w:ascii="Calibri" w:hAnsi="Calibri" w:cs="Calibri"/>
          <w:color w:val="000000" w:themeColor="text1"/>
          <w:sz w:val="32"/>
          <w:szCs w:val="32"/>
        </w:rPr>
        <w:t>Discussion</w:t>
      </w:r>
    </w:p>
    <w:p w14:paraId="765BC266" w14:textId="0B4D9B92" w:rsidR="007B0CF5" w:rsidRDefault="00A047BB" w:rsidP="007B0CF5">
      <w:pPr>
        <w:pStyle w:val="p1"/>
        <w:spacing w:before="0" w:beforeAutospacing="0" w:after="120" w:afterAutospacing="0" w:line="276" w:lineRule="auto"/>
        <w:jc w:val="both"/>
        <w:rPr>
          <w:lang w:val="en-GB"/>
        </w:rPr>
      </w:pPr>
      <w:r>
        <w:rPr>
          <w:lang w:val="en-GB"/>
        </w:rPr>
        <w:lastRenderedPageBreak/>
        <w:t>I</w:t>
      </w:r>
      <w:r w:rsidRPr="006F4B42">
        <w:rPr>
          <w:lang w:val="en-GB"/>
        </w:rPr>
        <w:t xml:space="preserve">nternational </w:t>
      </w:r>
      <w:r>
        <w:rPr>
          <w:lang w:val="en-GB"/>
        </w:rPr>
        <w:t>ambitions to protect and restore forests such as commitments under both the Global Biodiversity framework and the Paris Agreement</w:t>
      </w:r>
      <w:r w:rsidRPr="006F4B42">
        <w:rPr>
          <w:lang w:val="en-GB"/>
        </w:rPr>
        <w:t xml:space="preserve"> will require funding on a far greater scale than currently mobilized</w:t>
      </w:r>
      <w:r>
        <w:rPr>
          <w:lang w:val="en-GB"/>
        </w:rPr>
        <w:t xml:space="preserve">. </w:t>
      </w:r>
      <w:r w:rsidR="007B0CF5">
        <w:rPr>
          <w:lang w:val="en-GB"/>
        </w:rPr>
        <w:t>We mainly contribute to the literature with regards to the cost-eff</w:t>
      </w:r>
      <w:r w:rsidR="009C2752">
        <w:rPr>
          <w:lang w:val="en-GB"/>
        </w:rPr>
        <w:t>ectiveness of public, private and blended finance for biodiversity conservation</w:t>
      </w:r>
      <w:r w:rsidR="007B0CF5" w:rsidRPr="00B935E4">
        <w:rPr>
          <w:lang w:val="en-GB"/>
        </w:rPr>
        <w:t xml:space="preserve">. </w:t>
      </w:r>
      <w:r w:rsidR="007B0CF5">
        <w:rPr>
          <w:lang w:val="en-GB"/>
        </w:rPr>
        <w:t>There is some optimism in both science and policy regarding private financing for nature</w:t>
      </w:r>
      <w:r w:rsidR="004D3ECE">
        <w:rPr>
          <w:lang w:val="en-GB"/>
        </w:rPr>
        <w:t xml:space="preserve"> </w:t>
      </w:r>
      <w:r w:rsidR="007B0CF5">
        <w:rPr>
          <w:lang w:val="en-GB"/>
        </w:rPr>
        <w:fldChar w:fldCharType="begin"/>
      </w:r>
      <w:r w:rsidR="00766299">
        <w:rPr>
          <w:lang w:val="en-GB"/>
        </w:rPr>
        <w:instrText xml:space="preserve"> ADDIN ZOTERO_ITEM CSL_CITATION {"citationID":"EERSQdo8","properties":{"formattedCitation":"(5, 15)","plainCitation":"(5, 15)","noteIndex":0},"citationItems":[{"id":4470,"uris":["http://zotero.org/users/11471439/items/Z3TVJ7WU"],"itemData":{"id":4470,"type":"article-journal","abstract":"Abstract\n            Increased private finance can accelerate forest and landscape restoration globally. Here we conduct semi-structured interviews with asset managers, corporations and restoration finance experts to examine incentives and barriers to private restoration finance. Next, we assess what type of restoration projects and regions appeal to different private funders and how current financial barriers can be overcome. We show that market incentives for corporations include meeting net-emission-reduction commitments, impact and sustainable branding opportunities, and promotion of sustainability in supply chains. Conversely, asset managers face stronger barriers to investing in restoration as it is deemed a high-risk, unknown investment with low profitability. We find that investment finance biases towards restoration projects in low-risk areas and corporate finance towards areas with business presence. Both private finance types tend to omit projects focusing on natural regeneration. Through expanded and diversified markets for restoration benefits, strong public policy support and new financial instruments, private finance for restoration can be scaled for a wider variety of restoration projects in more diverse geographical contexts.","container-title":"Nature Ecology &amp; Evolution","DOI":"10.1038/s41559-023-02037-5","ISSN":"2397-334X","issue":"5","journalAbbreviation":"Nat Ecol Evol","language":"en","page":"707-715","source":"DOI.org (Crossref)","title":"Incentives and barriers to private finance for forest and landscape restoration","volume":"7","author":[{"family":"Löfqvist","given":"Sara"},{"family":"Garrett","given":"Rachael D."},{"family":"Ghazoul","given":"Jaboury"}],"issued":{"date-parts":[["2023",5,8]]}}},{"id":"stVkqYUS/2cR6nFUC","uris":["http://zotero.org/users/3226058/items/ACLIZS7A"],"itemData":{"id":11872,"type":"article-journal","abstract":"Continuing to produce nature-based credits using dubious accounting methodologies will yield limited carbon and biodiversity gains. Establishing scientific credibility unlocks the potential of credits to meaningfully contribute to targets of the Paris and Kunming-Montreal agreements.","container-title":"Nature Sustainability","DOI":"10.1038/s41893-024-01403-w","ISSN":"2398-9629","issue":"10","journalAbbreviation":"Nat Sustain","language":"en","license":"2024 Springer Nature Limited","note":"publisher: Nature Publishing Group","page":"1217-1220","source":"www.nature.com","title":"Nature-based credit markets at a crossroads","volume":"7","author":[{"family":"Swinfield","given":"Tom"},{"family":"Shrikanth","given":"Siddarth"},{"family":"Bull","given":"Joseph W."},{"family":"Madhavapeddy","given":"Anil"},{"family":"Ermgassen","given":"Sophus O. S. E.","non-dropping-particle":"zu"}],"issued":{"date-parts":[["2024",10]]}}}],"schema":"https://github.com/citation-style-language/schema/raw/master/csl-citation.json"} </w:instrText>
      </w:r>
      <w:r w:rsidR="007B0CF5">
        <w:rPr>
          <w:lang w:val="en-GB"/>
        </w:rPr>
        <w:fldChar w:fldCharType="separate"/>
      </w:r>
      <w:r w:rsidR="00CF79C1">
        <w:rPr>
          <w:lang w:val="en-US"/>
        </w:rPr>
        <w:t>(5, 15)</w:t>
      </w:r>
      <w:r w:rsidR="007B0CF5">
        <w:rPr>
          <w:lang w:val="en-GB"/>
        </w:rPr>
        <w:fldChar w:fldCharType="end"/>
      </w:r>
      <w:r w:rsidR="004D3ECE">
        <w:rPr>
          <w:lang w:val="en-GB"/>
        </w:rPr>
        <w:t>.</w:t>
      </w:r>
      <w:r w:rsidR="007B0CF5">
        <w:rPr>
          <w:lang w:val="en-GB"/>
        </w:rPr>
        <w:t xml:space="preserve"> But there are also calls</w:t>
      </w:r>
      <w:r w:rsidR="007B0CF5" w:rsidRPr="00B935E4">
        <w:rPr>
          <w:lang w:val="en-GB"/>
        </w:rPr>
        <w:t xml:space="preserve"> for empirical work to clarify which public, private, or blended financing mechanisms are best suited for conservation projects</w:t>
      </w:r>
      <w:r w:rsidR="004D3ECE">
        <w:rPr>
          <w:lang w:val="en-GB"/>
        </w:rPr>
        <w:t xml:space="preserve"> </w:t>
      </w:r>
      <w:r w:rsidR="007B0CF5" w:rsidRPr="00B935E4">
        <w:rPr>
          <w:lang w:val="en-GB"/>
        </w:rPr>
        <w:fldChar w:fldCharType="begin"/>
      </w:r>
      <w:r w:rsidR="00B74DB2">
        <w:rPr>
          <w:lang w:val="en-GB"/>
        </w:rPr>
        <w:instrText xml:space="preserve"> ADDIN ZOTERO_ITEM CSL_CITATION {"citationID":"0wPidg65","properties":{"formattedCitation":"(4)","plainCitation":"(4)","noteIndex":0},"citationItems":[{"id":4105,"uris":["http://zotero.org/users/11471439/items/6W9ZSND9"],"itemData":{"id":4105,"type":"article-journal","container-title":"Nature Ecology &amp; Evolution","DOI":"10.1038/s41559-023-02098-6","ISSN":"2397-334X","issue":"9","journalAbbreviation":"Nat Ecol Evol","language":"en","page":"1339-1342","source":"DOI.org (Crossref)","title":"Heavy reliance on private finance alone will not deliver conservation goals","volume":"7","author":[{"family":"Kedward","given":"Katie"},{"family":"Zu Ermgassen","given":"Sophus"},{"family":"Ryan-Collins","given":"Josh"},{"family":"Wunder","given":"Sven"}],"issued":{"date-parts":[["2023",6,12]]}}}],"schema":"https://github.com/citation-style-language/schema/raw/master/csl-citation.json"} </w:instrText>
      </w:r>
      <w:r w:rsidR="007B0CF5" w:rsidRPr="00B935E4">
        <w:rPr>
          <w:lang w:val="en-GB"/>
        </w:rPr>
        <w:fldChar w:fldCharType="separate"/>
      </w:r>
      <w:r w:rsidR="00B74DB2">
        <w:rPr>
          <w:rFonts w:eastAsiaTheme="minorEastAsia"/>
          <w:lang w:val="en-GB"/>
          <w14:ligatures w14:val="standardContextual"/>
        </w:rPr>
        <w:t>(4)</w:t>
      </w:r>
      <w:r w:rsidR="007B0CF5" w:rsidRPr="00B935E4">
        <w:rPr>
          <w:lang w:val="en-GB"/>
        </w:rPr>
        <w:fldChar w:fldCharType="end"/>
      </w:r>
      <w:r w:rsidR="004D3ECE">
        <w:rPr>
          <w:lang w:val="en-GB"/>
        </w:rPr>
        <w:t>.</w:t>
      </w:r>
      <w:r w:rsidR="007B0CF5" w:rsidRPr="00B935E4">
        <w:rPr>
          <w:lang w:val="en-GB"/>
        </w:rPr>
        <w:t xml:space="preserve"> </w:t>
      </w:r>
      <w:r w:rsidR="007B0CF5">
        <w:rPr>
          <w:lang w:val="en-GB"/>
        </w:rPr>
        <w:t>Emerging scholarship indicates that providers of conservation may prefer public funding schemes</w:t>
      </w:r>
      <w:r w:rsidR="004D3ECE">
        <w:rPr>
          <w:lang w:val="en-GB"/>
        </w:rPr>
        <w:t xml:space="preserve"> </w:t>
      </w:r>
      <w:r w:rsidR="007B0CF5">
        <w:rPr>
          <w:lang w:val="en-GB"/>
        </w:rPr>
        <w:fldChar w:fldCharType="begin"/>
      </w:r>
      <w:r w:rsidR="00766299">
        <w:rPr>
          <w:lang w:val="en-GB"/>
        </w:rPr>
        <w:instrText xml:space="preserve"> ADDIN ZOTERO_ITEM CSL_CITATION {"citationID":"4PZI1VHf","properties":{"formattedCitation":"(16)","plainCitation":"(16)","noteIndex":0},"citationItems":[{"id":"stVkqYUS/L9aGL0py","uris":["http://zotero.org/users/3226058/items/WD2IZTX8"],"itemData":{"id":11869,"type":"article-journal","abstract":"This study investigates farmer preferences for publicly and privately financed agri-environmental contracts. Using a labelled Discrete Choice Experiment with 366 German grassland farmers, we examine trade-offs between payment schemes (public/private), payment criteria (practice-based/result-based), collaboration options, and advisory services. Our results show that farmers require higher compensation for privately financed contracts compared to public ones. On average, respondents prefer practice-based over result-based payments and value free advisory services, particularly in private schemes. Preferences for collaborative implementation indicate a strong desire for autonomy. A key contribution of this study lies in integrating farmer identity into the analysis. Drawing on a psychometric scale of ‘good farmer’ attributes, we identify three latent identities—productivist, environmentalist and civic-minded—and show that these significantly explain heterogeneity in preferences and land enrolment decisions. Productivist farmers demand higher compensation and commit less land, while environmentalist and civic-minded farmers are more inclined to participate and enrol larger areas, even at lower compensation levels. These findings highlight the importance of tailoring agri-environmental contracts to farmers' identities through for example framing of agri-environmental contracts accordingly. Privately financed schemes, such as those based on crowdfunding platforms, must address perceived risks, offer advisory support and develop communication strategies that resonate with different identity profiles. Recognising farmer identity as a behavioural driver can enhance participation in both public and private agri-environmental schemes and inform more effective contract design.","container-title":"Journal of Agricultural Economics","DOI":"10.1111/1477-9552.70011","ISSN":"1477-9552","issue":"n/a","language":"en","license":"© 2025 The Author(s). Journal of Agricultural Economics published by John Wiley &amp; Sons Ltd on behalf of Agricultural Economics Society.","note":"_eprint: https://onlinelibrary.wiley.com/doi/pdf/10.1111/1477-9552.70011","source":"Wiley Online Library","title":"Private or Public? Farmer Preferences and Identities in Agri-Environmental Contract Implementation","title-short":"Private or Public?","URL":"https://onlinelibrary.wiley.com/doi/abs/10.1111/1477-9552.70011","volume":"n/a","author":[{"family":"Schulze","given":"Christoph"},{"family":"Glenk","given":"Klaus"},{"family":"Sagebiel","given":"Julian"},{"family":"Matzdorf","given":"Bettina"}],"accessed":{"date-parts":[["2025",10,23]]},"issued":{"date-parts":[["2025",10,15]]}}}],"schema":"https://github.com/citation-style-language/schema/raw/master/csl-citation.json"} </w:instrText>
      </w:r>
      <w:r w:rsidR="007B0CF5">
        <w:rPr>
          <w:lang w:val="en-GB"/>
        </w:rPr>
        <w:fldChar w:fldCharType="separate"/>
      </w:r>
      <w:r w:rsidR="00CF79C1">
        <w:rPr>
          <w:lang w:val="en-US"/>
        </w:rPr>
        <w:t>(16)</w:t>
      </w:r>
      <w:r w:rsidR="007B0CF5">
        <w:rPr>
          <w:lang w:val="en-GB"/>
        </w:rPr>
        <w:fldChar w:fldCharType="end"/>
      </w:r>
      <w:r w:rsidR="004D3ECE">
        <w:rPr>
          <w:lang w:val="en-GB"/>
        </w:rPr>
        <w:t>.</w:t>
      </w:r>
      <w:r w:rsidR="007B0CF5" w:rsidRPr="00B935E4">
        <w:rPr>
          <w:lang w:val="en-GB"/>
        </w:rPr>
        <w:t xml:space="preserve"> </w:t>
      </w:r>
      <w:del w:id="671" w:author="Codex Discussion revision" w:date="2026-07-16T19:14:00Z">
        <w:r>
          <w:rPr>
            <w:lang w:val="en-GB"/>
          </w:rPr>
          <w:delText>We provide evidence that using public financing to pay private landowners for conservation can be considered a more cost-effective option than purely private financing because it is associated with higher landowner acceptance. We furthermore provide qualitative evidence that this preference is partly driven by greater trust in public administrations reliability and lower perceived uncertainty for forest owners. Private financing seems to appear riskier when it comes to delivering payments.</w:delText>
        </w:r>
      </w:del>
      <w:ins w:id="672" w:author="Codex Discussion revision" w:date="2026-07-16T19:14:00Z">
        <w:r>
          <w:rPr>
            <w:lang w:val="en-GB"/>
          </w:rPr>
          <w:t>Our results show that financing arrangements involving public funds are more acceptable to forest owners than private-only financing. This suggests that public involvement can reduce the compensation required to secure landowner acceptance relative to private-only finance. We interpret this as a landowner-side cost advantage rather than a complete assessment of social cost-effectiveness: the analysis does not measure programme administration, the opportunity cost of public funds, transaction costs, or realised ecological outcomes. The qualitative responses suggest that this acceptance advantage is associated with greater trust in public administrations and lower perceived payment uncertainty, although they do not establish these perceptions as causal mechanisms.</w:t>
        </w:r>
      </w:ins>
      <w:r>
        <w:rPr>
          <w:lang w:val="en-GB"/>
        </w:rPr>
        <w:t xml:space="preserve"> </w:t>
      </w:r>
    </w:p>
    <w:p w14:paraId="393DC6A1" w14:textId="67833B2B" w:rsidR="007B0CF5" w:rsidRDefault="007B0CF5" w:rsidP="007B0CF5">
      <w:pPr>
        <w:pStyle w:val="p1"/>
        <w:spacing w:before="0" w:beforeAutospacing="0" w:after="120" w:afterAutospacing="0" w:line="276" w:lineRule="auto"/>
        <w:jc w:val="both"/>
        <w:rPr>
          <w:lang w:val="en-GB"/>
        </w:rPr>
      </w:pPr>
      <w:r>
        <w:rPr>
          <w:lang w:val="en-GB"/>
        </w:rPr>
        <w:t xml:space="preserve">In terms of institutional design, </w:t>
      </w:r>
      <w:r w:rsidRPr="00B935E4">
        <w:rPr>
          <w:lang w:val="en-GB"/>
        </w:rPr>
        <w:t>cost-eff</w:t>
      </w:r>
      <w:r w:rsidR="009C2752">
        <w:rPr>
          <w:lang w:val="en-GB"/>
        </w:rPr>
        <w:t>e</w:t>
      </w:r>
      <w:r>
        <w:rPr>
          <w:lang w:val="en-GB"/>
        </w:rPr>
        <w:t>c</w:t>
      </w:r>
      <w:r w:rsidR="009C2752">
        <w:rPr>
          <w:lang w:val="en-GB"/>
        </w:rPr>
        <w:t>tiveness</w:t>
      </w:r>
      <w:r>
        <w:rPr>
          <w:lang w:val="en-GB"/>
        </w:rPr>
        <w:t xml:space="preserve"> does not necessarily mean </w:t>
      </w:r>
      <w:r w:rsidRPr="00B935E4">
        <w:rPr>
          <w:lang w:val="en-GB"/>
        </w:rPr>
        <w:t xml:space="preserve">ecological </w:t>
      </w:r>
      <w:r>
        <w:rPr>
          <w:lang w:val="en-GB"/>
        </w:rPr>
        <w:t>effectiveness</w:t>
      </w:r>
      <w:r w:rsidRPr="00B935E4">
        <w:rPr>
          <w:lang w:val="en-GB"/>
        </w:rPr>
        <w:t>.</w:t>
      </w:r>
      <w:r>
        <w:rPr>
          <w:lang w:val="en-GB"/>
        </w:rPr>
        <w:t xml:space="preserve"> </w:t>
      </w:r>
      <w:r w:rsidRPr="000C54C5">
        <w:rPr>
          <w:color w:val="0E0E0E"/>
          <w:lang w:val="en-GB"/>
        </w:rPr>
        <w:t xml:space="preserve">The general preference for action-based schemes </w:t>
      </w:r>
      <w:r w:rsidR="005C630E">
        <w:rPr>
          <w:color w:val="0E0E0E"/>
          <w:lang w:val="en-GB"/>
        </w:rPr>
        <w:t xml:space="preserve">is consistent with previous studies suggesting that action-based contracts may be preferred because they provide greater income certainty for landowners </w:t>
      </w:r>
      <w:r w:rsidR="00982CBB">
        <w:rPr>
          <w:color w:val="0E0E0E"/>
          <w:lang w:val="en-GB"/>
        </w:rPr>
        <w:fldChar w:fldCharType="begin"/>
      </w:r>
      <w:r w:rsidR="00CF79C1">
        <w:rPr>
          <w:color w:val="0E0E0E"/>
          <w:lang w:val="en-GB"/>
        </w:rPr>
        <w:instrText xml:space="preserve"> ADDIN ZOTERO_ITEM CSL_CITATION {"citationID":"AdgbZlDG","properties":{"formattedCitation":"(17)","plainCitation":"(17)","noteIndex":0},"citationItems":[{"id":4648,"uris":["http://zotero.org/users/11471439/items/QUM8YYWT"],"itemData":{"id":4648,"type":"article-journal","abstract":"From a theoretical point of view, result-based agri-environmental payments are clearly preferable to action-based payments. However, they suffer from two major practical disadvantages: costs of measuring the results and payment uncertainty for the participating farmers. In this paper, we propose an alternative design to overcome these two disadvantages by means of modelling (instead of measuring) the results. We describe the concept of agri-environmental payments by modelled results (PAMR), including a hypothetical example of payments for the protection and enhancement of soil functions. We offer a comprehensive discussion of the relative advantages and disadvantages of PAMR, showing that it not only unites most of the different advantages of result-based and action-based schemes, but also adds two new advantages: the potential to address trade-offs among multiple policy objectives and management for long-term environmental effects. We argue that PAMR would be a valuable addition to the agri-environmental policy toolbox in the EU and beyond, while also reflecting recent advancements in agri-environmental modelling.","container-title":"Land Use Policy","DOI":"10.1016/j.landusepol.2020.105230","ISSN":"02648377","journalAbbreviation":"Land Use Policy","language":"en","page":"105230","source":"DOI.org (Crossref)","title":"Payments by modelled results: A novel design for agri-environmental schemes","title-short":"Payments by modelled results","volume":"102","author":[{"family":"Bartkowski","given":"Bartosz"},{"family":"Droste","given":"Nils"},{"family":"Ließ","given":"Mareike"},{"family":"Sidemo-Holm","given":"William"},{"family":"Weller","given":"Ulrich"},{"family":"Brady","given":"Mark V."}],"issued":{"date-parts":[["2021",3]]}}}],"schema":"https://github.com/citation-style-language/schema/raw/master/csl-citation.json"} </w:instrText>
      </w:r>
      <w:r w:rsidR="00982CBB">
        <w:rPr>
          <w:color w:val="0E0E0E"/>
          <w:lang w:val="en-GB"/>
        </w:rPr>
        <w:fldChar w:fldCharType="separate"/>
      </w:r>
      <w:r w:rsidR="00CF79C1">
        <w:rPr>
          <w:noProof/>
          <w:color w:val="0E0E0E"/>
          <w:lang w:val="en-GB"/>
        </w:rPr>
        <w:t>(17)</w:t>
      </w:r>
      <w:r w:rsidR="00982CBB">
        <w:rPr>
          <w:color w:val="0E0E0E"/>
          <w:lang w:val="en-GB"/>
        </w:rPr>
        <w:fldChar w:fldCharType="end"/>
      </w:r>
      <w:r w:rsidR="005C630E">
        <w:rPr>
          <w:color w:val="0E0E0E"/>
          <w:lang w:val="en-GB"/>
        </w:rPr>
        <w:t>, although this mechanism was not directly examined in our survey.</w:t>
      </w:r>
      <w:r w:rsidRPr="000C54C5">
        <w:rPr>
          <w:color w:val="0E0E0E"/>
          <w:lang w:val="en-GB"/>
        </w:rPr>
        <w:t xml:space="preserve"> </w:t>
      </w:r>
      <w:r w:rsidRPr="005C630E">
        <w:rPr>
          <w:color w:val="0E0E0E"/>
          <w:lang w:val="en-GB"/>
          <w:rPrChange w:id="673" w:author="Jesper Svensson" w:date="2026-07-10T15:31:00Z" w16du:dateUtc="2026-07-10T13:31:00Z">
            <w:rPr>
              <w:color w:val="0E0E0E"/>
              <w:lang w:val="da-DK"/>
            </w:rPr>
          </w:rPrChange>
        </w:rPr>
        <w:t>All significant action-based schemes show positive utility relative to no-contract options, suggesting they are generally acceptable to forest owners.</w:t>
      </w:r>
      <w:r w:rsidRPr="005C630E">
        <w:rPr>
          <w:rStyle w:val="apple-converted-space"/>
          <w:rFonts w:eastAsiaTheme="majorEastAsia"/>
          <w:color w:val="0E0E0E"/>
          <w:lang w:val="en-GB"/>
          <w:rPrChange w:id="674" w:author="Jesper Svensson" w:date="2026-07-10T15:31:00Z" w16du:dateUtc="2026-07-10T13:31:00Z">
            <w:rPr>
              <w:rStyle w:val="apple-converted-space"/>
              <w:rFonts w:eastAsiaTheme="majorEastAsia"/>
              <w:color w:val="0E0E0E"/>
              <w:lang w:val="da-DK"/>
            </w:rPr>
          </w:rPrChange>
        </w:rPr>
        <w:t xml:space="preserve">  </w:t>
      </w:r>
      <w:r w:rsidRPr="000C54C5">
        <w:rPr>
          <w:lang w:val="en-GB"/>
        </w:rPr>
        <w:t xml:space="preserve">While some action-based measures like functional buffer strips and result-based measures like variety of tree-species are both popular and affordable, other more ecologically ambitious activities (e.g., rewetting forests) have lower acceptability and thus a higher cost. </w:t>
      </w:r>
      <w:r w:rsidR="009C2752">
        <w:rPr>
          <w:lang w:val="en-GB"/>
        </w:rPr>
        <w:t xml:space="preserve">This illustrates a trade-off between social acceptability and ecological effectiveness: interventions expected to deliver larger biodiversity gains also require greater financial incentives to achieve widespread participation. </w:t>
      </w:r>
      <w:r w:rsidRPr="000C54C5">
        <w:rPr>
          <w:lang w:val="en-GB"/>
        </w:rPr>
        <w:t>A recent meta-analysis of forestry conservation programs reveals that little is known about cost-effectiveness, particularly in high-pressure settings</w:t>
      </w:r>
      <w:r w:rsidR="007D70AC">
        <w:rPr>
          <w:lang w:val="en-GB"/>
        </w:rPr>
        <w:t xml:space="preserve"> </w:t>
      </w:r>
      <w:r w:rsidRPr="000C54C5">
        <w:rPr>
          <w:lang w:val="en-GB"/>
        </w:rPr>
        <w:fldChar w:fldCharType="begin"/>
      </w:r>
      <w:r w:rsidR="00CF79C1">
        <w:rPr>
          <w:lang w:val="en-GB"/>
        </w:rPr>
        <w:instrText xml:space="preserve"> ADDIN ZOTERO_ITEM CSL_CITATION {"citationID":"NqsnyVRq","properties":{"formattedCitation":"(18)","plainCitation":"(18)","noteIndex":0},"citationItems":[{"id":4516,"uris":["http://zotero.org/users/11471439/items/JX3D6BNP"],"itemData":{"id":4516,"type":"article-journal","abstract":"The world’s forests provide valuable contributions to people but continue to be threatened by agricultural expansion and other land uses. Counterfactualbased methods are increasingly used to evaluate forest conservation initiatives. This review synthesizes recent studies quantifying the impacts of such policies and programs. Extending past reviews focused on instrument choice, design, and implementation, our theory of change explicitly acknowledges context. Screening over 60,000 abstracts yielded 136 comparable normalized effect sizes (Cohen’s d). Comparing across instrument categories, evaluation methods, and contexts suggests not only a lack of “silver bullets” in the conservation toolbox, but that effectiveness is also moderate on average. Yet context is critical. Many interventions in our sample were implemented in “bullet-proof” contexts of low pressure on natural resources. This greatly limits their potential impacts and suggests the need to invest further not only in understanding but also in better aligning conservation with local and global development goals.","container-title":"Annual Review of Resource Economics","DOI":"10.1146/annurev-resource-110119-025703","ISSN":"1941-1340, 1941-1359","issue":"1","journalAbbreviation":"Annu. Rev. Resour. Econ.","language":"en","page":"45-64","source":"DOI.org (Crossref)","title":"The Effectiveness of Forest Conservation Policies and Programs","volume":"12","author":[{"family":"Börner","given":"Jan"},{"family":"Schulz","given":"Dario"},{"family":"Wunder","given":"Sven"},{"family":"Pfaff","given":"Alexander"}],"issued":{"date-parts":[["2020",10,6]]}}}],"schema":"https://github.com/citation-style-language/schema/raw/master/csl-citation.json"} </w:instrText>
      </w:r>
      <w:r w:rsidRPr="000C54C5">
        <w:rPr>
          <w:lang w:val="en-GB"/>
        </w:rPr>
        <w:fldChar w:fldCharType="separate"/>
      </w:r>
      <w:r w:rsidR="00CF79C1">
        <w:rPr>
          <w:rFonts w:eastAsiaTheme="minorEastAsia"/>
          <w:lang w:val="en-GB"/>
          <w14:ligatures w14:val="standardContextual"/>
        </w:rPr>
        <w:t>(18)</w:t>
      </w:r>
      <w:r w:rsidRPr="000C54C5">
        <w:rPr>
          <w:lang w:val="en-GB"/>
        </w:rPr>
        <w:fldChar w:fldCharType="end"/>
      </w:r>
      <w:r w:rsidRPr="000C54C5">
        <w:rPr>
          <w:lang w:val="en-GB"/>
        </w:rPr>
        <w:t>. In high pressure, intensive forestry contexts like Sweden</w:t>
      </w:r>
      <w:r w:rsidR="007D70AC">
        <w:rPr>
          <w:lang w:val="en-GB"/>
        </w:rPr>
        <w:t xml:space="preserve"> </w:t>
      </w:r>
      <w:r w:rsidRPr="000C54C5">
        <w:rPr>
          <w:lang w:val="en-GB"/>
        </w:rPr>
        <w:fldChar w:fldCharType="begin"/>
      </w:r>
      <w:r w:rsidR="00AB4775">
        <w:rPr>
          <w:lang w:val="en-GB"/>
        </w:rPr>
        <w:instrText xml:space="preserve"> ADDIN ZOTERO_ITEM CSL_CITATION {"citationID":"e3587aau","properties":{"formattedCitation":"(10)","plainCitation":"(10)","noteIndex":0},"citationItems":[{"id":4514,"uris":["http://zotero.org/users/11471439/items/QMSITSC5"],"itemData":{"id":4514,"type":"article-journal","abstract":"Forests provide a multitude of ecosystem services, such as wood provisioning, carbon sequestration, biodiversity conservation, and cultural value. Numerous European Union (EU) policies introduce diverse goals for forests, leading to inherent trade-offs when balancing different forest functions and targets. Effective planning is crucial for optimizing such trade-offs across Europe. This requires an understanding of the current spatial distribution of forest management regimes. However, the mapping of European forest management regimes is challenging due to the limited availability of comprehensive, harmonized data. This study aimed to produce a high-resolution forest management map for Europe by integrating the most recent spatial forest datasets from multiple sources available in the literature. Our integrated map depicts the spatial distribution of five forest management classes with different objectives, highlighting distinct regional patterns across the continent. Western Europe predominantly features close-to-nature forestry and combined objective forestry, whereas Northern Europe is characterized primarily by intensive forestry. Southern and Eastern Europe exhibit a more varied distribution, with combined objective forestry emerging as the most prevalent forest management class. Unmanaged forests are mostly found in Northern Europe and very intensive forestry in Portugal, Galicia, and Gascony. Comparison with National Forest Inventory data provides insight into the overlaps between European scale patterns from the mapping exercise and plot-level observations. This comprehensive map offers a valuable basis for policy decisions, supporting the EU’s climate mitigation objectives and improving the understanding of forest management regimes across Europe.","container-title":"Forest Ecology and Management","DOI":"10.1016/j.foreco.2025.122940","ISSN":"03781127","journalAbbreviation":"Forest Ecology and Management","language":"en","page":"122940","source":"DOI.org (Crossref)","title":"Mapping forest management regimes in Europe","volume":"594","author":[{"family":"Scherpenhuijzen","given":"Niek"},{"family":"West","given":"Thales A.P."},{"family":"Debonne","given":"Niels"},{"family":"Oostdijk","given":"Saskia"},{"family":"Adame","given":"Patricia"},{"family":"Astrup","given":"Rasmus"},{"family":"Verburg","given":"Peter H."}],"issued":{"date-parts":[["2025",10]]}}}],"schema":"https://github.com/citation-style-language/schema/raw/master/csl-citation.json"} </w:instrText>
      </w:r>
      <w:r w:rsidRPr="000C54C5">
        <w:rPr>
          <w:lang w:val="en-GB"/>
        </w:rPr>
        <w:fldChar w:fldCharType="separate"/>
      </w:r>
      <w:r w:rsidR="00AB4775">
        <w:rPr>
          <w:rFonts w:eastAsiaTheme="minorEastAsia"/>
          <w:lang w:val="en-GB"/>
          <w14:ligatures w14:val="standardContextual"/>
        </w:rPr>
        <w:t>(10)</w:t>
      </w:r>
      <w:r w:rsidRPr="000C54C5">
        <w:rPr>
          <w:lang w:val="en-GB"/>
        </w:rPr>
        <w:fldChar w:fldCharType="end"/>
      </w:r>
      <w:r w:rsidRPr="000C54C5">
        <w:rPr>
          <w:lang w:val="en-GB"/>
        </w:rPr>
        <w:t>, public finance might provide an economic pathway for high-impact but expensive ecological restoration interventions</w:t>
      </w:r>
      <w:r w:rsidR="00C0124C">
        <w:rPr>
          <w:lang w:val="en-GB"/>
        </w:rPr>
        <w:t>,</w:t>
      </w:r>
      <w:r w:rsidRPr="000C54C5">
        <w:rPr>
          <w:lang w:val="en-GB"/>
        </w:rPr>
        <w:t xml:space="preserve"> such as </w:t>
      </w:r>
      <w:r w:rsidR="00C0124C">
        <w:rPr>
          <w:lang w:val="en-GB"/>
        </w:rPr>
        <w:t>rewetting forests or enhancing bird diversity.</w:t>
      </w:r>
    </w:p>
    <w:p w14:paraId="11F9E6D5" w14:textId="7FF0421A" w:rsidR="007B0CF5" w:rsidRDefault="007B0CF5" w:rsidP="007B0CF5">
      <w:pPr>
        <w:pStyle w:val="p1"/>
        <w:spacing w:before="0" w:beforeAutospacing="0" w:after="120" w:afterAutospacing="0" w:line="276" w:lineRule="auto"/>
        <w:jc w:val="both"/>
        <w:rPr>
          <w:lang w:val="en-GB"/>
        </w:rPr>
      </w:pPr>
      <w:del w:id="675" w:author="Codex Discussion revision" w:date="2026-07-16T19:14:00Z">
        <w:r>
          <w:rPr>
            <w:lang w:val="en-GB"/>
          </w:rPr>
          <w:delText>Yet, even if public financing is more cost-effective, not all financing needs to come from public sources. While public finance was the most preferred option, blended financing consistently occupied an intermediate position between public and private finance.</w:delText>
        </w:r>
      </w:del>
      <w:ins w:id="676" w:author="Codex Discussion revision" w:date="2026-07-16T19:14:00Z">
        <w:r>
          <w:rPr>
            <w:lang w:val="en-GB"/>
          </w:rPr>
          <w:t xml:space="preserve">Yet, even if public involvement improves landowner-side cost-effectiveness, financing need not come exclusively from public sources. Public-only and blended financing were both more acceptable than </w:t>
        </w:r>
        <w:r>
          <w:rPr>
            <w:lang w:val="en-GB"/>
          </w:rPr>
          <w:lastRenderedPageBreak/>
          <w:t>private-only financing in the MNL benchmark, but their direct difference was not statistically distinguishable from zero. Adequately simulated RPL specifications likewise did not establish a stable ordering between public-only and blended arrangements. The robust distinction is therefore between private-only financing and arrangements involving public funds.</w:t>
        </w:r>
      </w:ins>
      <w:r>
        <w:rPr>
          <w:lang w:val="en-GB"/>
        </w:rPr>
        <w:t xml:space="preserve"> In line</w:t>
      </w:r>
      <w:r w:rsidRPr="00B935E4">
        <w:rPr>
          <w:lang w:val="en-GB"/>
        </w:rPr>
        <w:t xml:space="preserve"> with recent arguments</w:t>
      </w:r>
      <w:r w:rsidR="00D67CB3">
        <w:rPr>
          <w:lang w:val="en-GB"/>
        </w:rPr>
        <w:t xml:space="preserve"> </w:t>
      </w:r>
      <w:r>
        <w:rPr>
          <w:lang w:val="en-GB"/>
        </w:rPr>
        <w:fldChar w:fldCharType="begin"/>
      </w:r>
      <w:r w:rsidR="00766299">
        <w:rPr>
          <w:lang w:val="en-GB"/>
        </w:rPr>
        <w:instrText xml:space="preserve"> ADDIN ZOTERO_ITEM CSL_CITATION {"citationID":"dcZMmrzy","properties":{"formattedCitation":"(15)","plainCitation":"(15)","noteIndex":0},"citationItems":[{"id":"stVkqYUS/2cR6nFUC","uris":["http://zotero.org/users/3226058/items/ACLIZS7A"],"itemData":{"id":"nrBpg657/OMmvNUS0","type":"article-journal","abstract":"Continuing to produce nature-based credits using dubious accounting methodologies will yield limited carbon and biodiversity gains. Establishing scientific credibility unlocks the potential of credits to meaningfully contribute to targets of the Paris and Kunming-Montreal agreements.","container-title":"Nature Sustainability","DOI":"10.1038/s41893-024-01403-w","ISSN":"2398-9629","issue":"10","journalAbbreviation":"Nat Sustain","language":"en","license":"2024 Springer Nature Limited","note":"publisher: Nature Publishing Group","page":"1217-1220","source":"www.nature.com","title":"Nature-based credit markets at a crossroads","volume":"7","author":[{"family":"Swinfield","given":"Tom"},{"family":"Shrikanth","given":"Siddarth"},{"family":"Bull","given":"Joseph W."},{"family":"Madhavapeddy","given":"Anil"},{"family":"Ermgassen","given":"Sophus O. S. E.","non-dropping-particle":"zu"}],"issued":{"date-parts":[["2024",10]]}}}],"schema":"https://github.com/citation-style-language/schema/raw/master/csl-citation.json"} </w:instrText>
      </w:r>
      <w:r>
        <w:rPr>
          <w:lang w:val="en-GB"/>
        </w:rPr>
        <w:fldChar w:fldCharType="separate"/>
      </w:r>
      <w:r w:rsidR="00CF79C1">
        <w:rPr>
          <w:rFonts w:eastAsiaTheme="minorEastAsia"/>
          <w:lang w:val="en-GB"/>
          <w14:ligatures w14:val="standardContextual"/>
        </w:rPr>
        <w:t>(15)</w:t>
      </w:r>
      <w:r>
        <w:rPr>
          <w:lang w:val="en-GB"/>
        </w:rPr>
        <w:fldChar w:fldCharType="end"/>
      </w:r>
      <w:r w:rsidRPr="00B935E4">
        <w:rPr>
          <w:lang w:val="en-GB"/>
        </w:rPr>
        <w:t xml:space="preserve">, </w:t>
      </w:r>
      <w:del w:id="677" w:author="Codex Discussion revision" w:date="2026-07-16T19:14:00Z">
        <w:r>
          <w:rPr>
            <w:lang w:val="en-GB"/>
          </w:rPr>
          <w:delText>blended public-private financing can be considered a de-risking mechanism that could enable ambitious conservation when risks are high or additionality is uncertain. Blended financing options could help lowering the risk premium for purely private biodiversity financing, e.g. through guarantees or matched co-financing.</w:delText>
        </w:r>
      </w:del>
      <w:ins w:id="678" w:author="Codex Discussion revision" w:date="2026-07-16T19:14:00Z">
        <w:r>
          <w:rPr>
            <w:lang w:val="en-GB"/>
          </w:rPr>
          <w:t>blended public-private finance should not be understood simply as a less-preferred substitute for public finance. From the landowner perspective, it may provide a similarly acceptable institutional arrangement while enabling public funds to mobilise additional private capital through guarantees, matched funding, or risk sharing.</w:t>
        </w:r>
      </w:ins>
      <w:r>
        <w:rPr>
          <w:lang w:val="en-GB"/>
        </w:rPr>
        <w:t xml:space="preserve"> </w:t>
      </w:r>
    </w:p>
    <w:p w14:paraId="366037E0" w14:textId="77777777" w:rsidR="00A37AF7" w:rsidRDefault="00405167">
      <w:pPr>
        <w:pStyle w:val="p1"/>
        <w:spacing w:before="0" w:beforeAutospacing="0" w:after="120" w:afterAutospacing="0" w:line="276" w:lineRule="auto"/>
        <w:jc w:val="both"/>
        <w:rPr>
          <w:lang w:val="en-GB"/>
        </w:rPr>
      </w:pPr>
      <w:ins w:id="679" w:author="Codex Discussion revision" w:date="2026-07-16T19:14:00Z">
        <w:r>
          <w:rPr>
            <w:lang w:val="en-GB"/>
          </w:rPr>
          <w:t>The RPL results qualify the average-preference findings in two respects. First, preferences for public-only and blended financing are strongly correlated (approximately 0.91 in the preferred specification), suggesting that many owners respond to the presence of a credible public role rather than sharply differentiating the two arrangements. Second, substantial residual heterogeneity remains across compensation, contract length, financing, and several conservation measures. Policy design should therefore foc</w:t>
        </w:r>
        <w:r>
          <w:rPr>
            <w:lang w:val="en-GB"/>
          </w:rPr>
          <w:t>us less on identifying a universally preferred financier and more on offering credible financing and contract options suited to different landowner groups. Exploratory analyses further suggest that forest size and economic orientation explain some variation in participation and compensation preferences, whereas gender does not explain financing preferences; these results should be treated as hypothesis-generating.</w:t>
        </w:r>
      </w:ins>
    </w:p>
    <w:p w14:paraId="5CB34AC0" w14:textId="10B6CA02" w:rsidR="00B91C30" w:rsidRDefault="007B0CF5" w:rsidP="007B0CF5">
      <w:pPr>
        <w:spacing w:line="276" w:lineRule="auto"/>
        <w:jc w:val="both"/>
        <w:rPr>
          <w:rStyle w:val="apple-converted-space"/>
          <w:rFonts w:ascii="Times New Roman" w:eastAsiaTheme="majorEastAsia" w:hAnsi="Times New Roman"/>
          <w:color w:val="0E0E0E"/>
          <w:sz w:val="24"/>
          <w:szCs w:val="24"/>
          <w:lang w:val="en-GB"/>
        </w:rPr>
      </w:pPr>
      <w:r w:rsidRPr="007B0CF5">
        <w:rPr>
          <w:rFonts w:ascii="Times New Roman" w:hAnsi="Times New Roman"/>
          <w:color w:val="0E0E0E"/>
          <w:sz w:val="24"/>
          <w:szCs w:val="24"/>
          <w:lang w:val="en-GB"/>
        </w:rPr>
        <w:t xml:space="preserve">However, recent analyses </w:t>
      </w:r>
      <w:r w:rsidR="00AE76EE">
        <w:rPr>
          <w:rFonts w:ascii="Times New Roman" w:hAnsi="Times New Roman"/>
          <w:color w:val="0E0E0E"/>
          <w:sz w:val="24"/>
          <w:szCs w:val="24"/>
          <w:lang w:val="en-GB"/>
        </w:rPr>
        <w:t xml:space="preserve">have highlighted governance challenges associated with voluntary carbon markets and emerging biodiversity credit markets, including concerns regarding additionality, permanence and verification </w:t>
      </w:r>
      <w:r w:rsidR="00972A5E">
        <w:rPr>
          <w:rFonts w:ascii="Times New Roman" w:hAnsi="Times New Roman"/>
          <w:color w:val="0E0E0E"/>
          <w:sz w:val="24"/>
          <w:szCs w:val="24"/>
          <w:lang w:val="en-GB"/>
        </w:rPr>
        <w:fldChar w:fldCharType="begin"/>
      </w:r>
      <w:r w:rsidR="00CF79C1">
        <w:rPr>
          <w:rFonts w:ascii="Times New Roman" w:hAnsi="Times New Roman"/>
          <w:color w:val="0E0E0E"/>
          <w:sz w:val="24"/>
          <w:szCs w:val="24"/>
          <w:lang w:val="en-GB"/>
        </w:rPr>
        <w:instrText xml:space="preserve"> ADDIN ZOTERO_ITEM CSL_CITATION {"citationID":"rvJXZiIj","properties":{"formattedCitation":"(6, 19)","plainCitation":"(6, 19)","noteIndex":0},"citationItems":[{"id":4650,"uris":["http://zotero.org/users/11471439/items/PVTAMJVX"],"itemData":{"id":4650,"type":"article-journal","container-title":"Annual Review of Environment and Resources","DOI":"10.1146/annurev-environ-112823-064813","journalAbbreviation":"Annu. Rev. Environ. Resour.","language":"en","page":"649-680","source":"Zotero","title":"Are Carbon Offsets Fixable?","volume":"50","author":[{"family":"Romm","given":"Joseph"},{"family":"Lezak","given":"Stephen"},{"family":"Alshamsi","given":"Amna"}],"issued":{"date-parts":[["2025"]]}}},{"id":4619,"uris":["http://zotero.org/users/11471439/items/VUEBJA23"],"itemData":{"id":4619,"type":"article-journal","container-title":"Nature","DOI":"10.1038/d41586-025-03313-z","language":"en","page":"543-546","source":"Zotero","title":"Carbon credits are failing to help with climate change — here’s why","volume":"646","author":[{"family":"Macintosh","given":"Andrew"},{"family":"Trencher","given":"Gregory"},{"family":"Probst","given":"Benedict"},{"family":"Barley","given":"Shanta"},{"family":"Cullenward","given":"Danny"},{"family":"West","given":"Thales"},{"family":"Butler","given":"Don"},{"family":"Rockström","given":"Johan"}],"issued":{"date-parts":[["2025"]]}}}],"schema":"https://github.com/citation-style-language/schema/raw/master/csl-citation.json"} </w:instrText>
      </w:r>
      <w:r w:rsidR="00972A5E">
        <w:rPr>
          <w:rFonts w:ascii="Times New Roman" w:hAnsi="Times New Roman"/>
          <w:color w:val="0E0E0E"/>
          <w:sz w:val="24"/>
          <w:szCs w:val="24"/>
          <w:lang w:val="en-GB"/>
        </w:rPr>
        <w:fldChar w:fldCharType="separate"/>
      </w:r>
      <w:r w:rsidR="00CF79C1">
        <w:rPr>
          <w:rFonts w:ascii="Times New Roman" w:hAnsi="Times New Roman"/>
          <w:noProof/>
          <w:color w:val="0E0E0E"/>
          <w:sz w:val="24"/>
          <w:szCs w:val="24"/>
          <w:lang w:val="en-GB"/>
        </w:rPr>
        <w:t>(6, 19)</w:t>
      </w:r>
      <w:r w:rsidR="00972A5E">
        <w:rPr>
          <w:rFonts w:ascii="Times New Roman" w:hAnsi="Times New Roman"/>
          <w:color w:val="0E0E0E"/>
          <w:sz w:val="24"/>
          <w:szCs w:val="24"/>
          <w:lang w:val="en-GB"/>
        </w:rPr>
        <w:fldChar w:fldCharType="end"/>
      </w:r>
      <w:r w:rsidRPr="007B0CF5">
        <w:rPr>
          <w:rFonts w:ascii="Times New Roman" w:hAnsi="Times New Roman"/>
          <w:color w:val="0E0E0E"/>
          <w:sz w:val="24"/>
          <w:szCs w:val="24"/>
          <w:lang w:val="en-GB"/>
        </w:rPr>
        <w:t xml:space="preserve">. </w:t>
      </w:r>
      <w:r w:rsidR="00C54B65">
        <w:rPr>
          <w:rFonts w:ascii="Times New Roman" w:hAnsi="Times New Roman"/>
          <w:color w:val="0E0E0E"/>
          <w:sz w:val="24"/>
          <w:szCs w:val="24"/>
          <w:lang w:val="en-GB"/>
        </w:rPr>
        <w:t>Similarly, effective monitoring of private land conservation must balance transparency with landowner privacy and participation</w:t>
      </w:r>
      <w:r w:rsidR="00766299">
        <w:rPr>
          <w:rFonts w:ascii="Times New Roman" w:hAnsi="Times New Roman"/>
          <w:color w:val="0E0E0E"/>
          <w:sz w:val="24"/>
          <w:szCs w:val="24"/>
          <w:lang w:val="en-GB"/>
        </w:rPr>
        <w:t xml:space="preserve"> </w:t>
      </w:r>
      <w:r w:rsidR="00766299">
        <w:rPr>
          <w:rFonts w:ascii="Times New Roman" w:hAnsi="Times New Roman"/>
          <w:color w:val="0E0E0E"/>
          <w:sz w:val="24"/>
          <w:szCs w:val="24"/>
          <w:lang w:val="en-GB"/>
        </w:rPr>
        <w:fldChar w:fldCharType="begin"/>
      </w:r>
      <w:r w:rsidR="00766299">
        <w:rPr>
          <w:rFonts w:ascii="Times New Roman" w:hAnsi="Times New Roman"/>
          <w:color w:val="0E0E0E"/>
          <w:sz w:val="24"/>
          <w:szCs w:val="24"/>
          <w:lang w:val="en-GB"/>
        </w:rPr>
        <w:instrText xml:space="preserve"> ADDIN ZOTERO_ITEM CSL_CITATION {"citationID":"4nMixk9p","properties":{"unsorted":false,"formattedCitation":"(20)","plainCitation":"(20)","noteIndex":0},"citationItems":[{"id":4657,"uris":["http://zotero.org/users/11471439/items/6YL76L6S"],"itemData":{"id":4657,"type":"article-journal","abstract":"Coincident with international movements to protect 30% of land and sea over the next decade (“30 30”), the United States has committed to more than doubling its current protected land area by 2030. While publicly owned and managed protected areas have been the cornerstone of area-based conservation over the past century, such lands are costly to establish and have limited capacity to protect areas of the highest value for biodiversity conservation and climate change mitigation. Here we examine the current and potential contributions of private land for reaching 30 30 conservation targets at both federal and state scales in the United States. We find that compared to publicly owned and managed protected lands, protected private lands (conservation easements) are more often in areas designated as high conservation priority, hold significantly higher mean species richness, and sequester more vulnerable land-based carbon per unit area. These and related findings highlight the necessity of mechanisms that engage private landholders in enduring conservation partnerships.","container-title":"Conservation Science and Practice","DOI":"10.1111/csp2.12897","ISSN":"2578-4854, 2578-4854","issue":"4","journalAbbreviation":"Conservat Sci and Prac","language":"en","page":"e12897","source":"DOI.org (Crossref)","title":"Leveraging private lands to meet 2030 biodiversity targets in the United States","volume":"5","author":[{"family":"Chapman","given":"Melissa"},{"family":"Boettiger","given":"Carl"},{"family":"Brashares","given":"Justin S."}],"issued":{"date-parts":[["2023",4]]}}}],"schema":"https://github.com/citation-style-language/schema/raw/master/csl-citation.json"} </w:instrText>
      </w:r>
      <w:r w:rsidR="00766299">
        <w:rPr>
          <w:rFonts w:ascii="Times New Roman" w:hAnsi="Times New Roman"/>
          <w:color w:val="0E0E0E"/>
          <w:sz w:val="24"/>
          <w:szCs w:val="24"/>
          <w:lang w:val="en-GB"/>
        </w:rPr>
        <w:fldChar w:fldCharType="separate"/>
      </w:r>
      <w:r w:rsidR="00766299">
        <w:rPr>
          <w:rFonts w:ascii="Times New Roman" w:hAnsi="Times New Roman"/>
          <w:noProof/>
          <w:color w:val="0E0E0E"/>
          <w:sz w:val="24"/>
          <w:szCs w:val="24"/>
          <w:lang w:val="en-GB"/>
        </w:rPr>
        <w:t>(20)</w:t>
      </w:r>
      <w:r w:rsidR="00766299">
        <w:rPr>
          <w:rFonts w:ascii="Times New Roman" w:hAnsi="Times New Roman"/>
          <w:color w:val="0E0E0E"/>
          <w:sz w:val="24"/>
          <w:szCs w:val="24"/>
          <w:lang w:val="en-GB"/>
        </w:rPr>
        <w:fldChar w:fldCharType="end"/>
      </w:r>
      <w:r w:rsidR="00C54B65">
        <w:rPr>
          <w:rFonts w:ascii="Times New Roman" w:hAnsi="Times New Roman"/>
          <w:color w:val="0E0E0E"/>
          <w:sz w:val="24"/>
          <w:szCs w:val="24"/>
          <w:lang w:val="en-GB"/>
        </w:rPr>
        <w:t xml:space="preserve">. </w:t>
      </w:r>
      <w:r w:rsidRPr="00C20116">
        <w:rPr>
          <w:rFonts w:ascii="Times New Roman" w:hAnsi="Times New Roman"/>
          <w:color w:val="0E0E0E"/>
          <w:sz w:val="24"/>
          <w:szCs w:val="24"/>
          <w:lang w:val="en-GB"/>
        </w:rPr>
        <w:t>Our findings suggest that such credibility concerns may also affect the supply side of conservation, as landowners appear sensitive not only to the perceived reliability of funding institutions but also to how conservation programs are governed</w:t>
      </w:r>
      <w:r w:rsidR="00C20116" w:rsidRPr="00C20116">
        <w:rPr>
          <w:rFonts w:ascii="Times New Roman" w:hAnsi="Times New Roman"/>
          <w:color w:val="0E0E0E"/>
          <w:sz w:val="24"/>
          <w:szCs w:val="24"/>
          <w:lang w:val="en-GB"/>
        </w:rPr>
        <w:t>. We</w:t>
      </w:r>
      <w:r w:rsidRPr="00C20116">
        <w:rPr>
          <w:rFonts w:ascii="Times New Roman" w:hAnsi="Times New Roman"/>
          <w:color w:val="0E0E0E"/>
          <w:sz w:val="24"/>
          <w:szCs w:val="24"/>
          <w:lang w:val="en-GB"/>
        </w:rPr>
        <w:t xml:space="preserve"> </w:t>
      </w:r>
      <w:r w:rsidR="00C20116" w:rsidRPr="00C20116">
        <w:rPr>
          <w:rFonts w:ascii="Times New Roman" w:hAnsi="Times New Roman"/>
          <w:color w:val="0E0E0E"/>
          <w:sz w:val="24"/>
          <w:szCs w:val="24"/>
          <w:lang w:val="en-GB"/>
        </w:rPr>
        <w:t xml:space="preserve">show that landowners </w:t>
      </w:r>
      <w:r w:rsidRPr="00C20116">
        <w:rPr>
          <w:rFonts w:ascii="Times New Roman" w:hAnsi="Times New Roman"/>
          <w:color w:val="0E0E0E"/>
          <w:sz w:val="24"/>
          <w:szCs w:val="24"/>
          <w:lang w:val="en-GB"/>
        </w:rPr>
        <w:t>prefer</w:t>
      </w:r>
      <w:r w:rsidR="00AE76EE">
        <w:rPr>
          <w:rFonts w:ascii="Times New Roman" w:hAnsi="Times New Roman"/>
          <w:color w:val="0E0E0E"/>
          <w:sz w:val="24"/>
          <w:szCs w:val="24"/>
          <w:lang w:val="en-GB"/>
        </w:rPr>
        <w:t>red collaborative monitoring involving landowners and external consultants over purely government-led or external monitoring, suggesting that local participation in monitoring can further increase acceptability</w:t>
      </w:r>
      <w:r w:rsidR="00C20116">
        <w:rPr>
          <w:rFonts w:ascii="Times New Roman" w:hAnsi="Times New Roman"/>
          <w:color w:val="0E0E0E"/>
          <w:sz w:val="24"/>
          <w:szCs w:val="24"/>
          <w:lang w:val="en-GB"/>
        </w:rPr>
        <w:t>.</w:t>
      </w:r>
      <w:r w:rsidRPr="00C20116">
        <w:rPr>
          <w:rStyle w:val="apple-converted-space"/>
          <w:rFonts w:ascii="Times New Roman" w:eastAsiaTheme="majorEastAsia" w:hAnsi="Times New Roman"/>
          <w:color w:val="0E0E0E"/>
          <w:sz w:val="24"/>
          <w:szCs w:val="24"/>
          <w:lang w:val="en-GB"/>
        </w:rPr>
        <w:t xml:space="preserve"> This indicates that risk is not just an issue for investors but also conservation providers, </w:t>
      </w:r>
      <w:r w:rsidR="00AE76EE">
        <w:rPr>
          <w:rStyle w:val="apple-converted-space"/>
          <w:rFonts w:ascii="Times New Roman" w:eastAsiaTheme="majorEastAsia" w:hAnsi="Times New Roman"/>
          <w:color w:val="0E0E0E"/>
          <w:sz w:val="24"/>
          <w:szCs w:val="24"/>
          <w:lang w:val="en-GB"/>
        </w:rPr>
        <w:t>and</w:t>
      </w:r>
      <w:r w:rsidR="00AE76EE" w:rsidRPr="00C20116">
        <w:rPr>
          <w:rStyle w:val="apple-converted-space"/>
          <w:rFonts w:ascii="Times New Roman" w:eastAsiaTheme="majorEastAsia" w:hAnsi="Times New Roman"/>
          <w:color w:val="0E0E0E"/>
          <w:sz w:val="24"/>
          <w:szCs w:val="24"/>
          <w:lang w:val="en-GB"/>
        </w:rPr>
        <w:t xml:space="preserve"> </w:t>
      </w:r>
      <w:r w:rsidRPr="00C20116">
        <w:rPr>
          <w:rStyle w:val="apple-converted-space"/>
          <w:rFonts w:ascii="Times New Roman" w:eastAsiaTheme="majorEastAsia" w:hAnsi="Times New Roman"/>
          <w:color w:val="0E0E0E"/>
          <w:sz w:val="24"/>
          <w:szCs w:val="24"/>
          <w:lang w:val="en-GB"/>
        </w:rPr>
        <w:t>that de-risking must occur on both sides of the transaction.</w:t>
      </w:r>
      <w:r w:rsidR="00AE76EE">
        <w:rPr>
          <w:rStyle w:val="apple-converted-space"/>
          <w:rFonts w:ascii="Times New Roman" w:eastAsiaTheme="majorEastAsia" w:hAnsi="Times New Roman"/>
          <w:color w:val="0E0E0E"/>
          <w:sz w:val="24"/>
          <w:szCs w:val="24"/>
          <w:lang w:val="en-GB"/>
        </w:rPr>
        <w:t xml:space="preserve"> These findings suggest that conservation providers may favour institutional arrangements that blend public and private roles rather than relying on either in isolation.</w:t>
      </w:r>
    </w:p>
    <w:p w14:paraId="4C2EB18F" w14:textId="68775AB3" w:rsidR="00B91C30" w:rsidRPr="00DB5F0B" w:rsidDel="00B91C30" w:rsidRDefault="00B91C30">
      <w:pPr>
        <w:pStyle w:val="p1"/>
        <w:spacing w:line="276" w:lineRule="auto"/>
        <w:jc w:val="both"/>
        <w:rPr>
          <w:lang w:val="en-US"/>
          <w:rPrChange w:id="680" w:author="Nils Droste" w:date="2026-07-14T14:16:00Z" w16du:dateUtc="2026-07-14T12:16:00Z">
            <w:rPr>
              <w:rFonts w:ascii="Times New Roman" w:hAnsi="Times New Roman"/>
              <w:color w:val="0E0E0E"/>
              <w:sz w:val="24"/>
              <w:szCs w:val="24"/>
              <w:lang w:val="en-GB"/>
            </w:rPr>
          </w:rPrChange>
        </w:rPr>
        <w:pPrChange w:id="681" w:author="Jesper Svensson" w:date="2026-07-09T11:04:00Z" w16du:dateUtc="2026-07-09T09:04:00Z">
          <w:pPr>
            <w:spacing w:line="276" w:lineRule="auto"/>
            <w:jc w:val="both"/>
          </w:pPr>
        </w:pPrChange>
      </w:pPr>
      <w:r w:rsidRPr="00DB5F0B">
        <w:rPr>
          <w:lang w:val="en-US"/>
        </w:rPr>
        <w:t>We close by discussing several limitations of our study. Previous research suggests that stated preference experiments may overestimate participation relative to realised enrolment in conservation programmes, although they remain valuable for identifying how contract attributes influence participation decisions</w:t>
      </w:r>
      <w:r w:rsidR="00285750" w:rsidRPr="00DB5F0B">
        <w:rPr>
          <w:lang w:val="en-US"/>
        </w:rPr>
        <w:t xml:space="preserve"> </w:t>
      </w:r>
      <w:r w:rsidR="00285750">
        <w:fldChar w:fldCharType="begin"/>
      </w:r>
      <w:r w:rsidR="00285750" w:rsidRPr="00DB5F0B">
        <w:rPr>
          <w:lang w:val="en-US"/>
        </w:rPr>
        <w:instrText xml:space="preserve"> ADDIN ZOTERO_ITEM CSL_CITATION {"citationID":"kQlHKFUf","properties":{"unsorted":false,"formattedCitation":"(21)","plainCitation":"(21)","noteIndex":0},"citationItems":[{"id":4660,"uris":["http://zotero.org/users/11471439/items/ET9XN754"],"itemData":{"id":4660,"type":"article-journal","abstract":"Many voluntary incentive programs for provision of forest ecosystem services (ES) have low participation rates, insufficient enrollment areas, and inefficient ecological outcomes. Understanding participation behavior in such programs has therefore become a crucial part of policy success. We synthesized a large body of literature on the behavior of nonindustrial private forest owners based on surveys of stated (intended) participation or data on actual participation in existing or hypothetical programs. Using metaregression analysis, we examined how methodological, program-characteristic, and economic-incentive variables affected participation rate estimates. Participation rates tended to be overestimated when landowner participation was elicited in hypothetical choice situations (compared with real situations) and when dichotomous choice surveys (compared with census data) were used. The marginal effect sizes were quite large, for example, a 31% increase with use of stated choices in hypothetical scenarios, and practitioners should therefore be aware of them. However, use of choice experiment surveys in a modified scenario based on existing programs had no effect on participation when all other determinants were controlled for. Participation rates decreased significantly as length of the contract increased and when there was no withdrawal option. These results suggest that perpetual contracts have a lower negative impact on participation than time-limited contracts with a duration of over 50 years. We confirmed that as compensation amounts increased, participation increased. One-time up-front payments were more effective in increasing initial participation than annual payments for contracts of over 5 years. We identified the robust determinants and the effect sizes of those determinants on landowner participation rate estimates, thereby contributing to a better understanding of forest owner behavior and offering useful insights to enable researchers and resource managers to improve the design and efficiency of new and existing forest ES programs.","container-title":"Conservation Biology","DOI":"10.1111/cobi.13729","ISSN":"0888-8892, 1523-1739","issue":"1","journalAbbreviation":"Conservation Biology","language":"en","page":"e13729","source":"DOI.org (Crossref)","title":"Meta‐analysis of landowner participation in voluntary incentive programs for </w:instrText>
      </w:r>
      <w:r w:rsidR="00285750" w:rsidRPr="00DB5F0B">
        <w:rPr>
          <w:lang w:val="en-US"/>
          <w:rPrChange w:id="682" w:author="Jesper Svensson" w:date="2026-07-13T08:49:00Z" w16du:dateUtc="2026-07-13T06:49:00Z">
            <w:rPr/>
          </w:rPrChange>
        </w:rPr>
        <w:instrText xml:space="preserve">provision of forest ecosystem services","volume":"36","author":[{"family":"Mitani","given":"Yohei"},{"family":"Lindhjem","given":"Henrik"}],"issued":{"date-parts":[["2022",2]]}}}],"schema":"https://github.com/citation-style-language/schema/raw/master/csl-citation.json"} </w:instrText>
      </w:r>
      <w:r w:rsidR="00285750">
        <w:fldChar w:fldCharType="separate"/>
      </w:r>
      <w:r w:rsidR="00285750" w:rsidRPr="00DB5F0B">
        <w:rPr>
          <w:noProof/>
          <w:lang w:val="en-US"/>
          <w:rPrChange w:id="683" w:author="Jesper Svensson" w:date="2026-07-13T08:49:00Z" w16du:dateUtc="2026-07-13T06:49:00Z">
            <w:rPr>
              <w:noProof/>
            </w:rPr>
          </w:rPrChange>
        </w:rPr>
        <w:t>(21)</w:t>
      </w:r>
      <w:r w:rsidR="00285750">
        <w:fldChar w:fldCharType="end"/>
      </w:r>
      <w:r w:rsidRPr="00DB5F0B">
        <w:rPr>
          <w:lang w:val="en-US"/>
          <w:rPrChange w:id="684" w:author="Jesper Svensson" w:date="2026-07-13T08:49:00Z" w16du:dateUtc="2026-07-13T06:49:00Z">
            <w:rPr/>
          </w:rPrChange>
        </w:rPr>
        <w:t xml:space="preserve">. </w:t>
      </w:r>
      <w:r w:rsidRPr="00DB5F0B">
        <w:rPr>
          <w:lang w:val="en-US"/>
        </w:rPr>
        <w:t xml:space="preserve">Accordingly, the estimated willingness-to-accept values should not be interpreted as direct predictions of contract uptake. </w:t>
      </w:r>
      <w:del w:id="685" w:author="Codex Discussion revision" w:date="2026-07-16T19:14:00Z">
        <w:r>
          <w:rPr>
            <w:rStyle w:val="s1"/>
            <w:rFonts w:eastAsiaTheme="majorEastAsia"/>
            <w:lang w:val="en-US"/>
          </w:rPr>
          <w:delText>Nor should they be interpreted as direct measures of realised opportunity costs.</w:delText>
        </w:r>
      </w:del>
      <w:ins w:id="686" w:author="Codex Discussion revision" w:date="2026-07-16T19:14:00Z">
        <w:r>
          <w:rPr>
            <w:rStyle w:val="s1"/>
            <w:rFonts w:eastAsiaTheme="majorEastAsia"/>
            <w:lang w:val="en-US"/>
          </w:rPr>
          <w:t xml:space="preserve">Nor should they be interpreted </w:t>
        </w:r>
        <w:r>
          <w:rPr>
            <w:rStyle w:val="s1"/>
            <w:rFonts w:eastAsiaTheme="majorEastAsia"/>
            <w:lang w:val="en-US"/>
          </w:rPr>
          <w:lastRenderedPageBreak/>
          <w:t>as direct measures of realised opportunity costs. More generally, our cost-effectiveness interpretation is limited to compensation requirements inferred from stated choices. We do not observe programme administration, monitoring and verification costs, the cost of raising public or private capital, realised enrolment, or biodiversity outcomes. Consequently, the results indicate that public involvement may reduce the compensation needed to secure landowner acceptance relative to private-only finance, not that any financing arrangement minimises total social costs.</w:t>
        </w:r>
      </w:ins>
      <w:r>
        <w:rPr>
          <w:rStyle w:val="s1"/>
          <w:rFonts w:eastAsiaTheme="majorEastAsia"/>
          <w:lang w:val="en-US"/>
        </w:rPr>
        <w:t xml:space="preserve"> Nevertheless, they are broadly consistent with </w:t>
      </w:r>
      <w:r w:rsidR="00490B7C" w:rsidRPr="00DB5F0B">
        <w:rPr>
          <w:rStyle w:val="s1"/>
          <w:rFonts w:eastAsiaTheme="majorEastAsia"/>
          <w:lang w:val="en-US"/>
        </w:rPr>
        <w:t xml:space="preserve">the </w:t>
      </w:r>
      <w:r w:rsidR="002D784C" w:rsidRPr="00DB5F0B">
        <w:rPr>
          <w:rStyle w:val="s1"/>
          <w:rFonts w:eastAsiaTheme="majorEastAsia"/>
          <w:lang w:val="en-US"/>
        </w:rPr>
        <w:t xml:space="preserve">institutional and economic </w:t>
      </w:r>
      <w:r w:rsidRPr="00DB5F0B">
        <w:rPr>
          <w:rStyle w:val="s1"/>
          <w:rFonts w:eastAsiaTheme="majorEastAsia"/>
          <w:lang w:val="en-US"/>
        </w:rPr>
        <w:t xml:space="preserve">context of Swedish forestry. </w:t>
      </w:r>
      <w:r w:rsidRPr="00DB5F0B">
        <w:rPr>
          <w:rStyle w:val="s1"/>
          <w:rFonts w:eastAsiaTheme="majorEastAsia"/>
          <w:lang w:val="en-US"/>
          <w:rPrChange w:id="687" w:author="Jesper Svensson" w:date="2026-07-09T11:04:00Z" w16du:dateUtc="2026-07-09T09:04:00Z">
            <w:rPr>
              <w:rStyle w:val="s1"/>
              <w:rFonts w:eastAsiaTheme="majorEastAsia"/>
            </w:rPr>
          </w:rPrChange>
        </w:rPr>
        <w:t xml:space="preserve">Swedish conservation policy recognises that biodiversity conservation imposes genuine opportunity costs on landowners by compensating formal protection at 125% of the estimated reduction in market value. Likewise, our finding that continuous-cover forestry is associated with relatively higher compensation requirements is consistent with operational cost statistics from the Swedish Forest Agency and Skogforsk, showing that harvesting costs are substantially higher under continuous-cover forestry than under conventional regeneration felling (252 versus 144 SEK per m³). </w:t>
      </w:r>
      <w:commentRangeStart w:id="688"/>
      <w:commentRangeStart w:id="689"/>
      <w:ins w:id="690" w:author="Nils Droste" w:date="2026-07-17T20:56:00Z" w16du:dateUtc="2026-07-17T18:56:00Z">
        <w:r w:rsidR="00682AB9" w:rsidRPr="00682AB9">
          <w:rPr>
            <w:rStyle w:val="s1"/>
            <w:rFonts w:eastAsiaTheme="majorEastAsia"/>
            <w:lang w:val="en-US"/>
          </w:rPr>
          <w:t>To assess whether these compensation requirements are plausible in scale</w:t>
        </w:r>
      </w:ins>
      <w:commentRangeEnd w:id="688"/>
      <w:r w:rsidR="00C170E2" w:rsidRPr="00682AB9">
        <w:rPr>
          <w:rStyle w:val="CommentReference"/>
          <w:rFonts w:eastAsiaTheme="majorEastAsia"/>
          <w:sz w:val="24"/>
          <w:szCs w:val="24"/>
          <w:lang w:val="en-US"/>
        </w:rPr>
        <w:commentReference w:id="688"/>
      </w:r>
      <w:commentRangeEnd w:id="689"/>
      <w:r w:rsidR="00D22018" w:rsidRPr="00682AB9">
        <w:rPr>
          <w:rStyle w:val="CommentReference"/>
          <w:rFonts w:eastAsiaTheme="majorEastAsia"/>
          <w:sz w:val="24"/>
          <w:szCs w:val="24"/>
          <w:lang w:val="en-US"/>
        </w:rPr>
        <w:commentReference w:id="689"/>
      </w:r>
      <w:ins w:id="691" w:author="Nils Droste" w:date="2026-07-17T20:56:00Z" w16du:dateUtc="2026-07-17T18:56:00Z">
        <w:r w:rsidR="00682AB9" w:rsidRPr="00682AB9">
          <w:rPr>
            <w:rStyle w:val="s1"/>
            <w:rFonts w:eastAsiaTheme="majorEastAsia"/>
            <w:lang w:val="en-US"/>
          </w:rPr>
          <w:t>, we compare them against two independent Swedish institutional benchmarks, annualized under explicit assumptions. First, Skogsstyrelsen reports average compensation for voluntary nature conservation agreements (naturvårdsavtal) of approximately 42,000 SEK per hectare for productive forest land, paid as a lump sum equal to 1.2% of stumpage value per contract-year; annualizing this payment over typical contract lengths of 20–50 years implies approximately 840–2,100 SEK ha⁻¹ yr⁻¹. Second, applying standard forest-economics discount rates (2–4%) to average Swedish forest land values (approximately 87,500 SEK ha⁻¹ nationally, ranging from approximately 34,000 to 127,000 SEK ha⁻¹ across regions) implies an annual land-value-equivalent return of approximately 800–6,000 SEK ha⁻¹ yr⁻¹. Both benchmarks therefore bracket an annual institutional range of roughly 800–4,500 SEK ha⁻¹ yr⁻¹. All ten conservation-measure WTA estimates from the preferred RPL model (484–3,359 SEK ha⁻¹ yr⁻¹ in magnitude) fall within this range, including the highest, bird diversity (3,359 SEK ha⁻¹ yr⁻¹). This comparison should be read as an order-of-magnitude plausibility check rather than a formal validation: it rests on our own annualization of lump-sum and capitalized institutional figures under stated discount-rate and contract-length assumptions, not on a like-for-like measure of realised opportunity cost for the specific conservation measures in our experiment.</w:t>
        </w:r>
        <w:r w:rsidR="00682AB9">
          <w:rPr>
            <w:rStyle w:val="s1"/>
            <w:rFonts w:eastAsiaTheme="majorEastAsia"/>
            <w:lang w:val="en-US"/>
          </w:rPr>
          <w:t xml:space="preserve"> </w:t>
        </w:r>
      </w:ins>
      <w:r w:rsidRPr="00DB5F0B">
        <w:rPr>
          <w:rStyle w:val="s1"/>
          <w:rFonts w:eastAsiaTheme="majorEastAsia"/>
          <w:lang w:val="en-US"/>
          <w:rPrChange w:id="692" w:author="Nils Droste" w:date="2026-07-14T14:16:00Z" w16du:dateUtc="2026-07-14T12:16:00Z">
            <w:rPr>
              <w:rStyle w:val="s1"/>
              <w:rFonts w:eastAsiaTheme="majorEastAsia"/>
              <w:lang w:val="da-DK"/>
            </w:rPr>
          </w:rPrChange>
        </w:rPr>
        <w:t>Future research should compare stated willingness-to-accept with observed opportunity costs for specific conservation measures.</w:t>
      </w:r>
      <w:r w:rsidRPr="00DB5F0B">
        <w:rPr>
          <w:lang w:val="en-US"/>
          <w:rPrChange w:id="693" w:author="Nils Droste" w:date="2026-07-14T14:16:00Z" w16du:dateUtc="2026-07-14T12:16:00Z">
            <w:rPr>
              <w:lang w:val="da-DK"/>
            </w:rPr>
          </w:rPrChange>
        </w:rPr>
        <w:t xml:space="preserve"> </w:t>
      </w:r>
      <w:r w:rsidR="00911CBD" w:rsidRPr="00DB5F0B">
        <w:rPr>
          <w:lang w:val="en-US"/>
          <w:rPrChange w:id="694" w:author="Nils Droste" w:date="2026-07-14T14:16:00Z" w16du:dateUtc="2026-07-14T12:16:00Z">
            <w:rPr>
              <w:lang w:val="da-DK"/>
            </w:rPr>
          </w:rPrChange>
        </w:rPr>
        <w:t>Moreover</w:t>
      </w:r>
      <w:r w:rsidRPr="00DB5F0B">
        <w:rPr>
          <w:lang w:val="en-US"/>
          <w:rPrChange w:id="695" w:author="Nils Droste" w:date="2026-07-14T14:16:00Z" w16du:dateUtc="2026-07-14T12:16:00Z">
            <w:rPr>
              <w:lang w:val="da-DK"/>
            </w:rPr>
          </w:rPrChange>
        </w:rPr>
        <w:t>, our findings are broadly consistent with recent European evidence that higher compensation levels and shorter contract duration are important determinants of participation in voluntary forest conservation programmes</w:t>
      </w:r>
      <w:r w:rsidR="00285750" w:rsidRPr="00DB5F0B">
        <w:rPr>
          <w:lang w:val="en-US"/>
          <w:rPrChange w:id="696" w:author="Nils Droste" w:date="2026-07-14T14:16:00Z" w16du:dateUtc="2026-07-14T12:16:00Z">
            <w:rPr>
              <w:lang w:val="da-DK"/>
            </w:rPr>
          </w:rPrChange>
        </w:rPr>
        <w:t xml:space="preserve"> </w:t>
      </w:r>
      <w:r w:rsidR="00285750">
        <w:rPr>
          <w:lang w:val="da-DK"/>
        </w:rPr>
        <w:fldChar w:fldCharType="begin"/>
      </w:r>
      <w:r w:rsidR="00285750" w:rsidRPr="00DB5F0B">
        <w:rPr>
          <w:lang w:val="en-US"/>
          <w:rPrChange w:id="697" w:author="Nils Droste" w:date="2026-07-14T14:16:00Z" w16du:dateUtc="2026-07-14T12:16:00Z">
            <w:rPr>
              <w:lang w:val="da-DK"/>
            </w:rPr>
          </w:rPrChange>
        </w:rPr>
        <w:instrText xml:space="preserve"> ADDIN ZOTERO_ITEM CSL_CITATION {"citationID":"nxZiQ158","properties":{"unsorted":false,"formattedCitation":"(22)","plainCitation":"(22)","noteIndex":0},"citationItems":[{"id":4662,"uris":["http://zotero.org/users/11471439/items/ZMIWDRPW"],"itemData":{"id":4662,"type":"article-journal","abstract":"European forests are increasingly expected to provide a wide range of biodiversity and ecosystem services (BES) beyond timber production, positioning non-industrial private forest (NIPF) owners (hereafter, “forest owners”) as key contributors. An emerging question is how to engage forest owners in the needed forest management shift. To better understand the drivers of forest owner participation in voluntary agreements, we conducted a metaregression analysis of 24 studies from survey-based, stated, or actual participation data, encompassing 28 distinct datasets and 571 observations from 12 European countries. The findings suggest that certain contract designs substantially enhance forest owner participation: short- and mid-term contracts of 1 to 30 years (as opposed to longer-term agreements), the inclusion of withdrawal clauses, non-restrictive management requirements, and higher compensation levels all promote uptake. Moreover, agreements centred on biodivers</w:instrText>
      </w:r>
      <w:r w:rsidR="00285750">
        <w:rPr>
          <w:lang w:val="da-DK"/>
        </w:rPr>
        <w:instrText>ity, carbon, or forest mult</w:instrText>
      </w:r>
      <w:r w:rsidR="00285750" w:rsidRPr="00DB5F0B">
        <w:rPr>
          <w:lang w:val="en-US"/>
          <w:rPrChange w:id="698" w:author="Nils Droste" w:date="2026-07-14T14:16:00Z" w16du:dateUtc="2026-07-14T12:16:00Z">
            <w:rPr>
              <w:lang w:val="da-DK"/>
            </w:rPr>
          </w:rPrChange>
        </w:rPr>
        <w:instrText xml:space="preserve">ifunctionality attract higher participation than timber- or water-focused aims. Although trust between the actors is often considered important in the literature, we did not consistently detect such effects on participation rates. The results indicate a more consistent interest among forest owners in BES agreements after 2012, especially those centred on biodiversity and carbon aims as well as on multifunctionality, potentially reflecting broader policy trends and shifts in motivation among younger generations of forest owners, moving away from timber production. These insights offer practical lessons for policymakers and practitioners aiming to design effective, targeted incentives that leverage Europe’s privately owned forests to meet biodiversity and climate objectives.","container-title":"Ecosystem Services","DOI":"10.1016/j.ecoser.2025.101772","ISSN":"22120416","journalAbbreviation":"Ecosystem Services","language":"en","page":"101772","source":"DOI.org (Crossref)","title":"Enhancing engagement: A European meta-analysis of forest owner preferences in voluntary agreements for the provision of biodiversity and ecosystem services","title-short":"Enhancing engagement","volume":"76","author":[{"family":"Ringier","given":"Samuel U."},{"family":"Mitani","given":"Yohei"},{"family":"Schweier","given":"Janine"},{"family":"Lindhjem","given":"Henrik"}],"issued":{"date-parts":[["2025",12]]}}}],"schema":"https://github.com/citation-style-language/schema/raw/master/csl-citation.json"} </w:instrText>
      </w:r>
      <w:r w:rsidR="00285750">
        <w:rPr>
          <w:lang w:val="da-DK"/>
        </w:rPr>
        <w:fldChar w:fldCharType="separate"/>
      </w:r>
      <w:r w:rsidR="00285750" w:rsidRPr="00DB5F0B">
        <w:rPr>
          <w:noProof/>
          <w:lang w:val="en-US"/>
          <w:rPrChange w:id="699" w:author="Nils Droste" w:date="2026-07-14T14:16:00Z" w16du:dateUtc="2026-07-14T12:16:00Z">
            <w:rPr>
              <w:noProof/>
              <w:lang w:val="da-DK"/>
            </w:rPr>
          </w:rPrChange>
        </w:rPr>
        <w:t>(22)</w:t>
      </w:r>
      <w:r w:rsidR="00285750">
        <w:rPr>
          <w:lang w:val="da-DK"/>
        </w:rPr>
        <w:fldChar w:fldCharType="end"/>
      </w:r>
      <w:r w:rsidRPr="00DB5F0B">
        <w:rPr>
          <w:lang w:val="en-US"/>
          <w:rPrChange w:id="700" w:author="Nils Droste" w:date="2026-07-14T14:16:00Z" w16du:dateUtc="2026-07-14T12:16:00Z">
            <w:rPr>
              <w:lang w:val="da-DK"/>
            </w:rPr>
          </w:rPrChange>
        </w:rPr>
        <w:t xml:space="preserve">. </w:t>
      </w:r>
      <w:r w:rsidRPr="00DB5F0B">
        <w:rPr>
          <w:rStyle w:val="s1"/>
          <w:rFonts w:eastAsiaTheme="majorEastAsia"/>
          <w:lang w:val="en-US"/>
          <w:rPrChange w:id="701" w:author="Nils Droste" w:date="2026-07-14T14:16:00Z" w16du:dateUtc="2026-07-14T12:16:00Z">
            <w:rPr>
              <w:rStyle w:val="s1"/>
              <w:rFonts w:eastAsiaTheme="majorEastAsia"/>
              <w:lang w:val="da-DK"/>
            </w:rPr>
          </w:rPrChange>
        </w:rPr>
        <w:t>Additionally</w:t>
      </w:r>
      <w:r w:rsidRPr="00DB5F0B">
        <w:rPr>
          <w:lang w:val="en-US"/>
          <w:rPrChange w:id="702" w:author="Nils Droste" w:date="2026-07-14T14:16:00Z" w16du:dateUtc="2026-07-14T12:16:00Z">
            <w:rPr>
              <w:lang w:val="da-DK"/>
            </w:rPr>
          </w:rPrChange>
        </w:rPr>
        <w:t xml:space="preserve">, while men and owners of larger commercial forests are overrepresented in our sample, these characteristics suggest that our estimates are unlikely to </w:t>
      </w:r>
      <w:r w:rsidR="00911CBD" w:rsidRPr="00DB5F0B">
        <w:rPr>
          <w:lang w:val="en-US"/>
          <w:rPrChange w:id="703" w:author="Nils Droste" w:date="2026-07-14T14:16:00Z" w16du:dateUtc="2026-07-14T12:16:00Z">
            <w:rPr>
              <w:lang w:val="da-DK"/>
            </w:rPr>
          </w:rPrChange>
        </w:rPr>
        <w:t xml:space="preserve">substantially </w:t>
      </w:r>
      <w:r w:rsidRPr="00DB5F0B">
        <w:rPr>
          <w:lang w:val="en-US"/>
          <w:rPrChange w:id="704" w:author="Nils Droste" w:date="2026-07-14T14:16:00Z" w16du:dateUtc="2026-07-14T12:16:00Z">
            <w:rPr>
              <w:lang w:val="da-DK"/>
            </w:rPr>
          </w:rPrChange>
        </w:rPr>
        <w:t>overstate support for publicly financed biodiversity contracts.</w:t>
      </w:r>
    </w:p>
    <w:p w14:paraId="18D62130" w14:textId="4ACC436B" w:rsidR="007B0CF5" w:rsidRPr="007B0CF5" w:rsidDel="005B06DC" w:rsidRDefault="00B91C30" w:rsidP="007B0CF5">
      <w:pPr>
        <w:spacing w:line="276" w:lineRule="auto"/>
        <w:jc w:val="both"/>
        <w:rPr>
          <w:del w:id="705" w:author="Nils Droste" w:date="2026-07-17T20:34:00Z" w16du:dateUtc="2026-07-17T18:34:00Z"/>
          <w:rFonts w:ascii="Times New Roman" w:hAnsi="Times New Roman"/>
          <w:sz w:val="24"/>
          <w:szCs w:val="24"/>
          <w:lang w:val="en-GB"/>
        </w:rPr>
      </w:pPr>
      <w:r>
        <w:rPr>
          <w:rFonts w:ascii="Times New Roman" w:hAnsi="Times New Roman"/>
          <w:color w:val="0E0E0E"/>
          <w:sz w:val="24"/>
          <w:szCs w:val="24"/>
          <w:lang w:val="en-GB"/>
        </w:rPr>
        <w:t>Finally, t</w:t>
      </w:r>
      <w:r w:rsidR="00957BE7">
        <w:rPr>
          <w:rFonts w:ascii="Times New Roman" w:hAnsi="Times New Roman"/>
          <w:color w:val="0E0E0E"/>
          <w:sz w:val="24"/>
          <w:szCs w:val="24"/>
          <w:lang w:val="en-GB"/>
        </w:rPr>
        <w:t xml:space="preserve">he generalisability of our findings should be interpreted within the institutional context of Sweden, which is characterized by strong property rights, and generally high levels of trust in public institutions. Preferences may therefore differ in countries with different institutional conditions. Nevertheless, one broader implication may extend beyond the Swedish context. </w:t>
      </w:r>
      <w:r w:rsidR="00957BE7">
        <w:rPr>
          <w:rFonts w:ascii="Times New Roman" w:hAnsi="Times New Roman"/>
          <w:sz w:val="24"/>
          <w:szCs w:val="24"/>
        </w:rPr>
        <w:t>O</w:t>
      </w:r>
      <w:r w:rsidR="007B0CF5" w:rsidRPr="007B0CF5">
        <w:rPr>
          <w:rFonts w:ascii="Times New Roman" w:hAnsi="Times New Roman"/>
          <w:sz w:val="24"/>
          <w:szCs w:val="24"/>
        </w:rPr>
        <w:t xml:space="preserve">ur results point toward multiple pathways to delivering conservation outcomes, including combining public financing with flexible, owner-driven implementation models that can be </w:t>
      </w:r>
      <w:r w:rsidR="007B0CF5" w:rsidRPr="007B0CF5">
        <w:rPr>
          <w:rFonts w:ascii="Times New Roman" w:hAnsi="Times New Roman"/>
          <w:sz w:val="24"/>
          <w:szCs w:val="24"/>
        </w:rPr>
        <w:lastRenderedPageBreak/>
        <w:t>tailored to specific social-ecological systems</w:t>
      </w:r>
      <w:r w:rsidR="00DC4E0D">
        <w:rPr>
          <w:rFonts w:ascii="Times New Roman" w:hAnsi="Times New Roman"/>
          <w:sz w:val="24"/>
          <w:szCs w:val="24"/>
        </w:rPr>
        <w:t xml:space="preserve"> </w:t>
      </w:r>
      <w:r w:rsidR="007B0CF5" w:rsidRPr="007B0CF5">
        <w:rPr>
          <w:rFonts w:ascii="Times New Roman" w:hAnsi="Times New Roman"/>
          <w:sz w:val="24"/>
          <w:szCs w:val="24"/>
        </w:rPr>
        <w:fldChar w:fldCharType="begin"/>
      </w:r>
      <w:r w:rsidR="00285750">
        <w:rPr>
          <w:rFonts w:ascii="Times New Roman" w:hAnsi="Times New Roman"/>
          <w:sz w:val="24"/>
          <w:szCs w:val="24"/>
        </w:rPr>
        <w:instrText xml:space="preserve"> ADDIN ZOTERO_ITEM CSL_CITATION {"citationID":"KX4B0hon","properties":{"formattedCitation":"(23)","plainCitation":"(23)","noteIndex":0},"citationItems":[{"id":4538,"uris":["http://zotero.org/users/11471439/items/UFKS2T58"],"itemData":{"id":4538,"type":"article-journal","container-title":"Environmental Research Letters","DOI":"10.1088/1748-9326/acd802","ISSN":"1748-9326","issue":"6","journalAbbreviation":"Environ. Res. Lett.","language":"en","page":"060202","source":"DOI.org (Crossref)","title":"Archetypes in support of tailoring land-use policies","volume":"18","author":[{"family":"Oberlack","given":"Christoph"},{"family":"Pedde","given":"Simona"},{"family":"Piemontese","given":"Luigi"},{"family":"Václavík","given":"Tomáš"},{"family":"Sietz","given":"Diana"}],"issued":{"date-parts":[["2023",6,1]]}}}],"schema":"https://github.com/citation-style-language/schema/raw/master/csl-citation.json"} </w:instrText>
      </w:r>
      <w:r w:rsidR="007B0CF5" w:rsidRPr="007B0CF5">
        <w:rPr>
          <w:rFonts w:ascii="Times New Roman" w:hAnsi="Times New Roman"/>
          <w:sz w:val="24"/>
          <w:szCs w:val="24"/>
        </w:rPr>
        <w:fldChar w:fldCharType="separate"/>
      </w:r>
      <w:r w:rsidR="00285750">
        <w:rPr>
          <w:rFonts w:ascii="Times New Roman" w:eastAsiaTheme="minorEastAsia" w:hAnsi="Times New Roman"/>
          <w:sz w:val="24"/>
          <w:szCs w:val="24"/>
          <w14:ligatures w14:val="standardContextual"/>
        </w:rPr>
        <w:t>(23)</w:t>
      </w:r>
      <w:r w:rsidR="007B0CF5" w:rsidRPr="007B0CF5">
        <w:rPr>
          <w:rFonts w:ascii="Times New Roman" w:hAnsi="Times New Roman"/>
          <w:sz w:val="24"/>
          <w:szCs w:val="24"/>
        </w:rPr>
        <w:fldChar w:fldCharType="end"/>
      </w:r>
      <w:r w:rsidR="007B0CF5" w:rsidRPr="007B0CF5">
        <w:rPr>
          <w:rFonts w:ascii="Times New Roman" w:hAnsi="Times New Roman"/>
          <w:sz w:val="24"/>
          <w:szCs w:val="24"/>
          <w:lang w:val="en-GB"/>
        </w:rPr>
        <w:t>.</w:t>
      </w:r>
      <w:r w:rsidR="00957BE7">
        <w:rPr>
          <w:rFonts w:ascii="Times New Roman" w:hAnsi="Times New Roman"/>
          <w:sz w:val="24"/>
          <w:szCs w:val="24"/>
          <w:lang w:val="en-GB"/>
        </w:rPr>
        <w:t xml:space="preserve"> In </w:t>
      </w:r>
      <w:r w:rsidR="007B0CF5" w:rsidRPr="007B0CF5">
        <w:rPr>
          <w:rFonts w:ascii="Times New Roman" w:hAnsi="Times New Roman"/>
          <w:sz w:val="24"/>
          <w:szCs w:val="24"/>
          <w:lang w:val="en-GB"/>
        </w:rPr>
        <w:t xml:space="preserve">Sweden, </w:t>
      </w:r>
      <w:r w:rsidR="00957BE7">
        <w:rPr>
          <w:rFonts w:ascii="Times New Roman" w:hAnsi="Times New Roman"/>
          <w:sz w:val="24"/>
          <w:szCs w:val="24"/>
          <w:lang w:val="en-GB"/>
        </w:rPr>
        <w:t xml:space="preserve">where </w:t>
      </w:r>
      <w:r w:rsidR="007B0CF5" w:rsidRPr="007B0CF5">
        <w:rPr>
          <w:rFonts w:ascii="Times New Roman" w:hAnsi="Times New Roman"/>
          <w:sz w:val="24"/>
          <w:szCs w:val="24"/>
          <w:lang w:val="en-GB"/>
        </w:rPr>
        <w:t xml:space="preserve">forest policy is </w:t>
      </w:r>
      <w:r w:rsidR="00957BE7">
        <w:rPr>
          <w:rFonts w:ascii="Times New Roman" w:hAnsi="Times New Roman"/>
          <w:sz w:val="24"/>
          <w:szCs w:val="24"/>
          <w:lang w:val="en-GB"/>
        </w:rPr>
        <w:t>guided</w:t>
      </w:r>
      <w:r w:rsidR="00957BE7" w:rsidRPr="007B0CF5">
        <w:rPr>
          <w:rFonts w:ascii="Times New Roman" w:hAnsi="Times New Roman"/>
          <w:sz w:val="24"/>
          <w:szCs w:val="24"/>
          <w:lang w:val="en-GB"/>
        </w:rPr>
        <w:t xml:space="preserve"> </w:t>
      </w:r>
      <w:r w:rsidR="007B0CF5" w:rsidRPr="007B0CF5">
        <w:rPr>
          <w:rFonts w:ascii="Times New Roman" w:hAnsi="Times New Roman"/>
          <w:sz w:val="24"/>
          <w:szCs w:val="24"/>
          <w:lang w:val="en-GB"/>
        </w:rPr>
        <w:t xml:space="preserve">by </w:t>
      </w:r>
      <w:r w:rsidR="00957BE7">
        <w:rPr>
          <w:rFonts w:ascii="Times New Roman" w:hAnsi="Times New Roman"/>
          <w:sz w:val="24"/>
          <w:szCs w:val="24"/>
          <w:lang w:val="en-GB"/>
        </w:rPr>
        <w:t xml:space="preserve">the </w:t>
      </w:r>
      <w:r w:rsidR="007B0CF5" w:rsidRPr="007B0CF5">
        <w:rPr>
          <w:rFonts w:ascii="Times New Roman" w:hAnsi="Times New Roman"/>
          <w:sz w:val="24"/>
          <w:szCs w:val="24"/>
          <w:lang w:val="en-GB"/>
        </w:rPr>
        <w:t xml:space="preserve">principle of ‘freedom with responsibility’ and </w:t>
      </w:r>
      <w:r w:rsidR="00CF63F1">
        <w:rPr>
          <w:rFonts w:ascii="Times New Roman" w:hAnsi="Times New Roman"/>
          <w:sz w:val="24"/>
          <w:szCs w:val="24"/>
          <w:lang w:val="en-GB"/>
        </w:rPr>
        <w:t xml:space="preserve">where </w:t>
      </w:r>
      <w:r w:rsidR="00957BE7">
        <w:rPr>
          <w:rFonts w:ascii="Times New Roman" w:hAnsi="Times New Roman"/>
          <w:sz w:val="24"/>
          <w:szCs w:val="24"/>
          <w:lang w:val="en-GB"/>
        </w:rPr>
        <w:t xml:space="preserve">forest owners </w:t>
      </w:r>
      <w:r w:rsidR="00CF63F1">
        <w:rPr>
          <w:rFonts w:ascii="Times New Roman" w:hAnsi="Times New Roman"/>
          <w:sz w:val="24"/>
          <w:szCs w:val="24"/>
          <w:lang w:val="en-GB"/>
        </w:rPr>
        <w:t xml:space="preserve">sell tree biomass into global export markets for pulp and paper </w:t>
      </w:r>
      <w:r w:rsidR="007B0CF5" w:rsidRPr="007B0CF5">
        <w:rPr>
          <w:rFonts w:ascii="Times New Roman" w:hAnsi="Times New Roman"/>
          <w:sz w:val="24"/>
          <w:szCs w:val="24"/>
          <w:lang w:val="en-GB"/>
        </w:rPr>
        <w:fldChar w:fldCharType="begin"/>
      </w:r>
      <w:r w:rsidR="00285750">
        <w:rPr>
          <w:rFonts w:ascii="Times New Roman" w:hAnsi="Times New Roman"/>
          <w:sz w:val="24"/>
          <w:szCs w:val="24"/>
          <w:lang w:val="en-GB"/>
        </w:rPr>
        <w:instrText xml:space="preserve"> ADDIN ZOTERO_ITEM CSL_CITATION {"citationID":"p0vy7Fpg","properties":{"formattedCitation":"(24\\uc0\\u8211{}26)","plainCitation":"(24–26)","noteIndex":0},"citationItems":[{"id":"stVkqYUS/NY7t0CnS","uris":["http://zotero.org/users/3226058/items/ZXA4L6QI"],"itemData":{"id":9162,"type":"article-journal","abstract":"Forest ecosystems play a crucial role in the production and protection of economic, social, and environmental values. To understand current challenges and trajectories shaping future strategies within the Nordic forest sector, it is important to map and trace past and present policy and governance developments. The core contribution of this short communication is to present an open-access database that compiles key forest-related public national policies, legislative documents, and private governance initiatives in Denmark, Finland, Sweden, and Norway from the 19th century to the present day. To showcase the potential use of the database, we conducted a comparative appraisal of forest governance trends across Nordic countries, outlining differences and shared characteristics. We identify a shift from a highly regulated and rationalized forest management regime in the 19th and early 20th centuries towards more flexible forms of contemporary governance. This transformation comes with the growing importance of sectorial freedom with responsibility principles, but also increasing calls for forest multifunctionality. Demands for recreation, climate change mitigation, and biodiversity conservation have intensified pressures on forest owners to provide public goods. However, the production and processing of marketable forest resources remains important to meet circular bioeconomy strategy goals. We conclude by briefly discussing the implications for strategic multifunctional use and polycentric governance of forests.","container-title":"Forest Policy and Economics","DOI":"10.1016/j.forpol.2023.103142","ISSN":"1389-9341","journalAbbreviation":"Forest Policy and Economics","license":"Creative Commons Attribution-NonCommercial-NoDerivatives 4.0 International Licence (CC-BY-NC-ND)","page":"103142","source":"ScienceDirect","title":"Mapping two centuries of forest governance in Nordic countries: An open access database","title-short":"Mapping two centuries of forest governance in Nordic countries","volume":"160","author":[{"family":"Fridén","given":"Alexia"},{"family":"D'Amato","given":"Dalia"},{"family":"Ekström","given":"Hanna"},{"family":"Iliev","given":"Bogomil"},{"family":"Nebasifu","given":"Ayonghe"},{"family":"May","given":"Wilhelm"},{"family":"Thomsen","given":"Marianne"},{"family":"Droste","given":"Nils"}],"issued":{"date-parts":[["2024",3,1]]}}},{"id":"stVkqYUS/KrXkKBli","uris":["http://zotero.org/users/3226058/items/AY8FI8CB"],"itemData":{"id":11186,"type":"article-journal","abstract":"This paper compares how forest ecosystem service–related policies are integrated in different national European forest governance contexts. Efforts to achieve policy integration at the EU and national levels are often described in terms of limited success. Our analysis of forest, energy/bioeconomy, climate, and conservation policies suggests that notions of progress or failure merit careful assessment. Combining theories of policy integration (PI), environmental policy integration (EPI), and policy coherence, we argue that integration outcomes depend on the combined effects of the degree and nature of PI, EPI, and multilevel coherence in the context of the prevailing forest governance system. The nature of the interdependencies, specifically anticipated synergies, and the scope of FES-related climate objectives, are crucial. Realizing the range of FES-related objectives entails safeguarding objectives not synergistically aligned with economic aims. Failures to safeguard biodiversity and regulating and cultural ecosystem services in the process of integration may have far-reaching consequences.","container-title":"Land Use Policy","DOI":"10.1016/j.landusepol.2023.106617","ISSN":"0264-8377","journalAbbreviation":"Land Use Policy","page":"106617","source":"ScienceDirect","title":"Clash or concert in European forests? Integration and coherence of forest ecosystem service–related national policies","title-short":"Clash or concert in European forests?","volume":"129","author":[{"family":"Beland Lindahl","given":"Karin"},{"family":"Söderberg","given":"Charlotta"},{"family":"Lukina","given":"Natalia"},{"family":"Tebenkova","given":"Daria"},{"family":"Pecurul","given":"Mireia"},{"family":"Pülzl","given":"Helga"},{"family":"Sotirov","given":"Metodi"},{"family":"Widmark","given":"Camilla"}],"issued":{"date-parts":[["2023",6,1]]}}},{"id":"stVkqYUS/U7qo5CAS","uris":["http://zotero.org/users/3226058/items/Q2F72WUB"],"itemData":{"id":11879,"type":"article-journal","abstract":"In this paper, we analyse how and why domestic forest policies in Europe have responded to pressures to integrate biodiversity conservation, climate and bioenergy policies. We use content analysis of documents and interviews to analyse change and stability in domestic forest policy goals, instruments and practices in France, Germany, the Netherlands, and Sweden over time. We find that decision-makers in forest policy and practice responded to pressure to integrate biodiversity into forestry through four different types of policy change outcomes and processes. Depending on the context, these responses included layering, drift, conversion and/or replacement. In all countries, the forest policy changes were driven by (partly shifting) coalitional politics and changes in external conditions. Domestic forest policy regimes shifted from ‘timber production’ towards ‘multifunctional’, ‘sustainable forest management’ or ‘biodiversity’ primacy, and then back to ‘timber harvesting’. Forest policy also integrated bioenergy and climate change policies in order to minimise pressure by EU and national biodiversity policy sectors and to enable ‘timber harvesting’ (re-)turns in forest policy. We conclude that policy integration processes and the shifts in forest policy they contain refer to a sectoral resilience, that is, the ability of forest policy to react to, minimise, and absorb pressures to integrate biodiversity conservation policies.","container-title":"Land Use Policy","DOI":"10.1016/j.landusepol.2017.04.034","ISSN":"0264-8377","journalAbbreviation":"Land Use Policy","page":"977-989","source":"ScienceDirect","title":"Resilience through policy integration in Europe? Domestic forest policy changes as response to absorb pressure to integrate biodiversity conservation, bioenergy use and climate protection in France, Germany, the Netherlands and Sweden","title-short":"Resilience through policy integration in Europe?","volume":"79","author":[{"family":"Sotirov","given":"Metodi"},{"family":"Storch","given":"Sabine"}],"issued":{"date-parts":[["2018",12,1]]}}}],"schema":"https://github.com/citation-style-language/schema/raw/master/csl-citation.json"} </w:instrText>
      </w:r>
      <w:r w:rsidR="007B0CF5" w:rsidRPr="007B0CF5">
        <w:rPr>
          <w:rFonts w:ascii="Times New Roman" w:hAnsi="Times New Roman"/>
          <w:sz w:val="24"/>
          <w:szCs w:val="24"/>
          <w:lang w:val="en-GB"/>
        </w:rPr>
        <w:fldChar w:fldCharType="separate"/>
      </w:r>
      <w:r w:rsidR="00285750" w:rsidRPr="00DB5F0B">
        <w:rPr>
          <w:rFonts w:ascii="Times New Roman" w:eastAsiaTheme="minorEastAsia" w:hAnsi="Times New Roman"/>
          <w:sz w:val="24"/>
          <w:szCs w:val="24"/>
          <w:lang w:eastAsia="zh-CN"/>
          <w14:ligatures w14:val="standardContextual"/>
          <w:rPrChange w:id="706" w:author="Nils Droste" w:date="2026-07-14T14:16:00Z" w16du:dateUtc="2026-07-14T12:16:00Z">
            <w:rPr>
              <w:rFonts w:ascii="Times New Roman" w:eastAsiaTheme="minorEastAsia" w:hAnsi="Times New Roman"/>
              <w:sz w:val="24"/>
              <w:szCs w:val="24"/>
              <w:lang w:val="sv-SE" w:eastAsia="zh-CN"/>
              <w14:ligatures w14:val="standardContextual"/>
            </w:rPr>
          </w:rPrChange>
        </w:rPr>
        <w:t>(24–26)</w:t>
      </w:r>
      <w:r w:rsidR="007B0CF5" w:rsidRPr="007B0CF5">
        <w:rPr>
          <w:rFonts w:ascii="Times New Roman" w:hAnsi="Times New Roman"/>
          <w:sz w:val="24"/>
          <w:szCs w:val="24"/>
          <w:lang w:val="en-GB"/>
        </w:rPr>
        <w:fldChar w:fldCharType="end"/>
      </w:r>
      <w:r w:rsidR="00957BE7">
        <w:rPr>
          <w:rFonts w:ascii="Times New Roman" w:hAnsi="Times New Roman"/>
          <w:sz w:val="24"/>
          <w:szCs w:val="24"/>
          <w:lang w:val="en-GB"/>
        </w:rPr>
        <w:t>, such arrangements may expand rather than restrict the range of economically viable management options available to landowners.</w:t>
      </w:r>
      <w:r w:rsidR="00490B7C">
        <w:rPr>
          <w:rFonts w:ascii="Times New Roman" w:hAnsi="Times New Roman"/>
          <w:sz w:val="24"/>
          <w:szCs w:val="24"/>
          <w:lang w:val="en-GB"/>
        </w:rPr>
        <w:t xml:space="preserve"> Thus, freedom of choice in forest management may be enhanced.</w:t>
      </w:r>
      <w:r>
        <w:rPr>
          <w:rFonts w:ascii="Times New Roman" w:hAnsi="Times New Roman"/>
          <w:sz w:val="24"/>
          <w:szCs w:val="24"/>
          <w:lang w:val="en-GB"/>
        </w:rPr>
        <w:t xml:space="preserve"> </w:t>
      </w:r>
      <w:del w:id="707" w:author="Codex Discussion revision" w:date="2026-07-16T19:14:00Z">
        <w:r>
          <w:rPr>
            <w:rFonts w:ascii="Times New Roman" w:hAnsi="Times New Roman"/>
            <w:sz w:val="24"/>
            <w:szCs w:val="24"/>
            <w:lang w:val="en-GB"/>
          </w:rPr>
          <w:delText>This preference for hybrid institutional arrangements that combine public and private roles may also be relevant for biodiversity programmes beyond Sweden. Future research should explore how systems of finance and monitoring can be institutionalized in ways that are both credible and legitimate to funders and landowners.</w:delText>
        </w:r>
      </w:del>
      <w:ins w:id="708" w:author="Codex Discussion revision" w:date="2026-07-16T19:14:00Z">
        <w:r>
          <w:rPr>
            <w:rFonts w:ascii="Times New Roman" w:hAnsi="Times New Roman"/>
            <w:sz w:val="24"/>
            <w:szCs w:val="24"/>
            <w:lang w:val="en-GB"/>
          </w:rPr>
          <w:t>The broader implication is not that governments must finance conservation alone. Rather, maintaining a credible public role may be important for landowner acceptance. Public-only funding, co-financing, guarantees, and other blended arrangements may therefore represent alternative pathways, provided they preserve the reliability and institutional legitimacy that owners associate with public involvement. Future research should explore how systems of finance and monitoring can be institutionalized in ways that are both credible and legitimate to funders and landowners.</w:t>
        </w:r>
      </w:ins>
    </w:p>
    <w:p w14:paraId="0CDE0325" w14:textId="1F833319" w:rsidR="007B0CF5" w:rsidRPr="007B0CF5" w:rsidDel="00C24D8F" w:rsidRDefault="007B0CF5">
      <w:pPr>
        <w:spacing w:line="276" w:lineRule="auto"/>
        <w:jc w:val="both"/>
        <w:rPr>
          <w:del w:id="709" w:author="Nils Droste" w:date="2026-07-17T20:34:00Z" w16du:dateUtc="2026-07-17T18:34:00Z"/>
          <w:lang w:val="en-GB"/>
        </w:rPr>
        <w:pPrChange w:id="710" w:author="Nils Droste" w:date="2026-07-17T20:34:00Z" w16du:dateUtc="2026-07-17T18:34:00Z">
          <w:pPr/>
        </w:pPrChange>
      </w:pPr>
    </w:p>
    <w:p w14:paraId="54E404DF" w14:textId="074BF7EA" w:rsidR="00814047" w:rsidDel="00C24D8F" w:rsidRDefault="00814047" w:rsidP="00814047">
      <w:pPr>
        <w:rPr>
          <w:del w:id="711" w:author="Nils Droste" w:date="2026-07-17T20:34:00Z" w16du:dateUtc="2026-07-17T18:34:00Z"/>
          <w:lang w:val="en-GB"/>
        </w:rPr>
      </w:pPr>
    </w:p>
    <w:p w14:paraId="73A4B250" w14:textId="08727778" w:rsidR="00814047" w:rsidDel="00DB5F0B" w:rsidRDefault="00814047" w:rsidP="00814047">
      <w:pPr>
        <w:rPr>
          <w:lang w:val="en-GB"/>
        </w:rPr>
      </w:pPr>
    </w:p>
    <w:p w14:paraId="7565C10F" w14:textId="77777777" w:rsidR="00814047" w:rsidRPr="00F11382" w:rsidRDefault="00814047" w:rsidP="00814047">
      <w:pPr>
        <w:pStyle w:val="Heading1"/>
        <w:rPr>
          <w:rFonts w:ascii="Calibri" w:hAnsi="Calibri" w:cs="Calibri"/>
          <w:color w:val="000000" w:themeColor="text1"/>
          <w:sz w:val="32"/>
          <w:szCs w:val="32"/>
        </w:rPr>
      </w:pPr>
      <w:r w:rsidRPr="00F11382">
        <w:rPr>
          <w:rFonts w:ascii="Calibri" w:hAnsi="Calibri" w:cs="Calibri"/>
          <w:color w:val="000000" w:themeColor="text1"/>
          <w:sz w:val="32"/>
          <w:szCs w:val="32"/>
        </w:rPr>
        <w:t>Materials and Methods</w:t>
      </w:r>
    </w:p>
    <w:p w14:paraId="5BAC4C9E" w14:textId="77777777" w:rsidR="00814047" w:rsidRPr="00F11382" w:rsidRDefault="00814047" w:rsidP="00814047">
      <w:pPr>
        <w:pStyle w:val="Heading2"/>
        <w:rPr>
          <w:rFonts w:ascii="Arial" w:hAnsi="Arial" w:cs="Arial"/>
          <w:color w:val="000000" w:themeColor="text1"/>
          <w:sz w:val="26"/>
          <w:szCs w:val="26"/>
          <w:lang w:val="en-GB"/>
        </w:rPr>
      </w:pPr>
      <w:r w:rsidRPr="00F11382">
        <w:rPr>
          <w:rFonts w:ascii="Arial" w:hAnsi="Arial" w:cs="Arial"/>
          <w:color w:val="000000" w:themeColor="text1"/>
          <w:sz w:val="26"/>
          <w:szCs w:val="26"/>
          <w:lang w:val="en-GB"/>
        </w:rPr>
        <w:t xml:space="preserve">Sampling </w:t>
      </w:r>
    </w:p>
    <w:p w14:paraId="4FAADFDA" w14:textId="3E6C3271" w:rsidR="004A6796" w:rsidRPr="00DB5F0B" w:rsidRDefault="004A6796" w:rsidP="004A6796">
      <w:pPr>
        <w:pStyle w:val="p1"/>
        <w:spacing w:line="276" w:lineRule="auto"/>
        <w:jc w:val="both"/>
        <w:rPr>
          <w:lang w:val="en-US"/>
          <w:rPrChange w:id="712" w:author="Nils Droste" w:date="2026-07-14T14:16:00Z" w16du:dateUtc="2026-07-14T12:16:00Z">
            <w:rPr>
              <w:lang w:val="da-DK"/>
            </w:rPr>
          </w:rPrChange>
        </w:rPr>
      </w:pPr>
      <w:r w:rsidRPr="000131B6">
        <w:rPr>
          <w:lang w:val="en-GB"/>
          <w:rPrChange w:id="713" w:author="Jesper Svensson" w:date="2026-07-09T13:32:00Z" w16du:dateUtc="2026-07-09T11:32:00Z">
            <w:rPr/>
          </w:rPrChange>
        </w:rPr>
        <w:t xml:space="preserve">The discrete choice experiment was conducted via a Qualtrics survey administered to 16,000 adult Swedish forest owners. </w:t>
      </w:r>
      <w:r w:rsidR="0031655C" w:rsidRPr="00B935E4">
        <w:rPr>
          <w:color w:val="000000" w:themeColor="text1"/>
          <w:lang w:val="en-GB"/>
        </w:rPr>
        <w:t xml:space="preserve">Following suggestions </w:t>
      </w:r>
      <w:r w:rsidR="0031655C">
        <w:rPr>
          <w:color w:val="000000" w:themeColor="text1"/>
          <w:lang w:val="en-GB"/>
        </w:rPr>
        <w:t>on samling in social science</w:t>
      </w:r>
      <w:r w:rsidR="0031655C" w:rsidRPr="00B935E4">
        <w:rPr>
          <w:color w:val="000000" w:themeColor="text1"/>
          <w:lang w:val="en-GB"/>
        </w:rPr>
        <w:t xml:space="preserve"> survey experiments, we </w:t>
      </w:r>
      <w:r w:rsidR="0031655C">
        <w:rPr>
          <w:color w:val="000000" w:themeColor="text1"/>
          <w:lang w:val="en-GB"/>
        </w:rPr>
        <w:t xml:space="preserve">focused on the relevant target population and broad geographical coverage </w:t>
      </w:r>
      <w:r w:rsidR="0031655C" w:rsidRPr="00B935E4">
        <w:rPr>
          <w:color w:val="000000" w:themeColor="text1"/>
          <w:lang w:val="en-GB"/>
        </w:rPr>
        <w:fldChar w:fldCharType="begin"/>
      </w:r>
      <w:r w:rsidR="00285750">
        <w:rPr>
          <w:color w:val="000000" w:themeColor="text1"/>
          <w:lang w:val="en-GB"/>
        </w:rPr>
        <w:instrText xml:space="preserve"> ADDIN ZOTERO_ITEM CSL_CITATION {"citationID":"kLgnu4gj","properties":{"formattedCitation":"(27)","plainCitation":"(27)","noteIndex":0},"citationItems":[{"id":4546,"uris":["http://zotero.org/users/11471439/items/SM7Z6I3U"],"itemData":{"id":4546,"type":"article-journal","abstract":"In the midst of the current causal revolution, experimental methods are increasingly embraced across the social sciences. We first document the growth in the use of the experimental method and then overview the current state of the field along with suggestions for future research. Our review covers the core features of experiments that facilitate causal inference, and we offer numerous examples of different experimental designs and the types of research questions they are well-suited to test. We then harmonize popular but differing perspectives on validity in regard to experiments focused on theoretical considerations. Next, we detail a new framework of purposive sampling for social science experiments, suggesting researchers could benefit from moving beyond only two stock choices of representativeness or convenience. We then discuss issues of analysis unique to experimental data before ending with a critical discussion of null findings, open-science practices, social desirability, and other open debates in the experimental methods literature.","container-title":"Social Science Research","DOI":"10.1016/j.ssresearch.2022.102799","ISSN":"0049089X","journalAbbreviation":"Social Science Research","language":"en","page":"102799","source":"DOI.org (Crossref)","title":"The past, present, and future of experimental methods in the social sciences","volume":"108","author":[{"family":"Mize","given":"Trenton D."},{"family":"Manago","given":"Bianca"}],"issued":{"date-parts":[["2022",11]]}}}],"schema":"https://github.com/citation-style-language/schema/raw/master/csl-citation.json"} </w:instrText>
      </w:r>
      <w:r w:rsidR="0031655C" w:rsidRPr="00B935E4">
        <w:rPr>
          <w:color w:val="000000" w:themeColor="text1"/>
          <w:lang w:val="en-GB"/>
        </w:rPr>
        <w:fldChar w:fldCharType="separate"/>
      </w:r>
      <w:r w:rsidR="00285750">
        <w:rPr>
          <w:rFonts w:eastAsiaTheme="minorEastAsia"/>
          <w:lang w:val="en-GB"/>
          <w14:ligatures w14:val="standardContextual"/>
        </w:rPr>
        <w:t>(27)</w:t>
      </w:r>
      <w:r w:rsidR="0031655C" w:rsidRPr="00B935E4">
        <w:rPr>
          <w:color w:val="000000" w:themeColor="text1"/>
          <w:lang w:val="en-GB"/>
        </w:rPr>
        <w:fldChar w:fldCharType="end"/>
      </w:r>
      <w:r w:rsidR="0031655C" w:rsidRPr="00B935E4">
        <w:rPr>
          <w:color w:val="000000" w:themeColor="text1"/>
          <w:lang w:val="en-GB"/>
        </w:rPr>
        <w:t xml:space="preserve">. </w:t>
      </w:r>
      <w:r w:rsidR="00994310">
        <w:rPr>
          <w:lang w:val="en-GB"/>
        </w:rPr>
        <w:t>The survey was distributed through two recruitment channels. First, 10,000 addresses of private forest owners</w:t>
      </w:r>
      <w:r w:rsidR="00F9573F">
        <w:rPr>
          <w:lang w:val="en-GB"/>
        </w:rPr>
        <w:t xml:space="preserve"> aged 18 years or older</w:t>
      </w:r>
      <w:r w:rsidR="00994310">
        <w:rPr>
          <w:lang w:val="en-GB"/>
        </w:rPr>
        <w:t xml:space="preserve"> with holdings below 5,000 ha were randomly selected from the Swedish land survey (Lantmäteriet), with the assistance of the Swedish Forestry Agency’s Forest Owner Register, ensuring coverage across Sweden’s 21 counties. </w:t>
      </w:r>
      <w:r w:rsidRPr="000131B6">
        <w:rPr>
          <w:lang w:val="en-GB"/>
          <w:rPrChange w:id="714" w:author="Jesper Svensson" w:date="2026-07-09T13:32:00Z" w16du:dateUtc="2026-07-09T11:32:00Z">
            <w:rPr/>
          </w:rPrChange>
        </w:rPr>
        <w:t xml:space="preserve">Additionally, we collaborated with the three largest forest owner associations—Södra, Mellanskog and Norra Skog—to distribute the survey to their members (an additional 6,000 invitations). </w:t>
      </w:r>
      <w:r w:rsidRPr="00DB5F0B">
        <w:rPr>
          <w:lang w:val="en-US"/>
          <w:rPrChange w:id="715" w:author="Nils Droste" w:date="2026-07-14T14:16:00Z" w16du:dateUtc="2026-07-14T12:16:00Z">
            <w:rPr>
              <w:lang w:val="da-DK"/>
            </w:rPr>
          </w:rPrChange>
        </w:rPr>
        <w:t>Forest owners were recruited online in the summer of 2024 through a questionnaire sent by email.</w:t>
      </w:r>
    </w:p>
    <w:p w14:paraId="17C9804D" w14:textId="1C00E7FA" w:rsidR="00D02310" w:rsidRPr="00B935E4" w:rsidDel="0031655C" w:rsidRDefault="00D02310" w:rsidP="00814047">
      <w:pPr>
        <w:pStyle w:val="NormalWeb"/>
        <w:spacing w:before="0" w:beforeAutospacing="0" w:after="120" w:afterAutospacing="0" w:line="276" w:lineRule="auto"/>
        <w:rPr>
          <w:color w:val="000000" w:themeColor="text1"/>
          <w:lang w:val="en-GB"/>
        </w:rPr>
      </w:pPr>
      <w:r>
        <w:rPr>
          <w:color w:val="000000" w:themeColor="text1"/>
          <w:lang w:val="en-GB"/>
        </w:rPr>
        <w:t>The survey was developed within the Mistra Biopath collaboration with input from partner organisations, but the discrete choice experiment design, attributes, survey administration, and statistical analyses reported in the paper were carried out independently by the research team.</w:t>
      </w:r>
      <w:r w:rsidR="0031655C">
        <w:rPr>
          <w:color w:val="000000" w:themeColor="text1"/>
          <w:lang w:val="en-GB"/>
        </w:rPr>
        <w:t xml:space="preserve"> </w:t>
      </w:r>
    </w:p>
    <w:p w14:paraId="2FB5E9F0" w14:textId="714E7F63" w:rsidR="00D02310" w:rsidRDefault="00814047">
      <w:pPr>
        <w:pStyle w:val="NormalWeb"/>
        <w:spacing w:before="0" w:beforeAutospacing="0" w:after="120" w:afterAutospacing="0" w:line="276" w:lineRule="auto"/>
        <w:rPr>
          <w:color w:val="000000" w:themeColor="text1"/>
          <w:lang w:val="en-GB"/>
        </w:rPr>
        <w:pPrChange w:id="716" w:author="Jesper Svensson" w:date="2026-07-13T08:31:00Z" w16du:dateUtc="2026-07-13T06:31:00Z">
          <w:pPr>
            <w:pStyle w:val="NormalWeb"/>
            <w:spacing w:before="0" w:beforeAutospacing="0" w:after="360" w:afterAutospacing="0" w:line="276" w:lineRule="auto"/>
          </w:pPr>
        </w:pPrChange>
      </w:pPr>
      <w:r w:rsidRPr="00B935E4">
        <w:rPr>
          <w:color w:val="000000" w:themeColor="text1"/>
          <w:lang w:val="en-GB"/>
        </w:rPr>
        <w:t xml:space="preserve">All research participants were given pertinent information prior consenting to participate. They received no economic incentives or rewards for participating. The survey was conducted in Swedish, and in accordance with the guidelines of the Swedish Ethical Review Authority (Registration number 2024-00189-01), where permission was granted subject to the use of pseudonyms to manage participant data. The participants could withdraw their consent or terminate their participation by using the code list that was established. </w:t>
      </w:r>
    </w:p>
    <w:p w14:paraId="3C7D8616" w14:textId="470722AD" w:rsidR="00D02310" w:rsidRPr="00B935E4" w:rsidRDefault="00D02310" w:rsidP="00814047">
      <w:pPr>
        <w:pStyle w:val="NormalWeb"/>
        <w:spacing w:before="0" w:beforeAutospacing="0" w:after="360" w:afterAutospacing="0" w:line="276" w:lineRule="auto"/>
        <w:rPr>
          <w:color w:val="000000" w:themeColor="text1"/>
          <w:lang w:val="en-GB"/>
        </w:rPr>
      </w:pPr>
      <w:r>
        <w:rPr>
          <w:color w:val="000000" w:themeColor="text1"/>
          <w:lang w:val="en-GB"/>
        </w:rPr>
        <w:lastRenderedPageBreak/>
        <w:t xml:space="preserve">After three reminders, the survey achieved a response rate of 10.4%, yielding 1,674 completed responses. </w:t>
      </w:r>
      <w:r w:rsidR="001533F4">
        <w:rPr>
          <w:color w:val="000000" w:themeColor="text1"/>
          <w:lang w:val="en-GB"/>
        </w:rPr>
        <w:t>Although the response rate was modest, it is comparable to those reported in recent discrete choice surveys of private forest owners in the Nordic countries, including Denmark (15%) and Finland (8%)</w:t>
      </w:r>
      <w:r w:rsidR="00F31010">
        <w:rPr>
          <w:color w:val="000000" w:themeColor="text1"/>
          <w:lang w:val="en-GB"/>
        </w:rPr>
        <w:t xml:space="preserve"> </w:t>
      </w:r>
      <w:r w:rsidR="00F31010">
        <w:rPr>
          <w:color w:val="000000" w:themeColor="text1"/>
          <w:lang w:val="en-GB"/>
        </w:rPr>
        <w:fldChar w:fldCharType="begin"/>
      </w:r>
      <w:r w:rsidR="00F31010">
        <w:rPr>
          <w:color w:val="000000" w:themeColor="text1"/>
          <w:lang w:val="en-GB"/>
        </w:rPr>
        <w:instrText xml:space="preserve"> ADDIN ZOTERO_ITEM CSL_CITATION {"citationID":"tcV51I8a","properties":{"unsorted":false,"formattedCitation":"(28)","plainCitation":"(28)","noteIndex":0},"citationItems":[{"id":4664,"uris":["http://zotero.org/users/11471439/items/835HRIPR"],"itemData":{"id":4664,"type":"article-journal","abstract":"Payment for ecosystem services schemes aimed at private forest owners have recently garnered renewed interest as a policy tool to promote forest restoration efforts in the EU. Although schemes that pay for biodiversity results rather than management actions have not yet been applied in the European forest sector, the EU’s new State aid regulations now explicitly allow for their implementation, as evidence from the agricultural sector suggests that they are potentially more cost-effective than their action-based counterparts. We conduct a discrete choice experiment to estimate Danish and Finnish forest owners’ compensation requirements for engaging in actionand result-based biodiversity schemes with contract targets based on empirically established relationships between forest structural attributes and species richness levels. We find that, on average and depending on the schemes’ targets, Danish forest owners need 29–56% more compensation to enroll in result-based contracts than in action-based ones, while Finnish forest owners require a markup of 101–135%. Our results demonstrate that average compensation requirements for voluntary biodiversity schemes can vary substantially across countries and contract designs. In terms of scheme design, forest owners generally favor payments in annual instalments to lump sum payments at the start or end of the contract term, and for payments to be tied to continuous increases in outcome indicators rather than to particular thresholds. Danish owners prefer to monitor contract outcomes with support of a consultant, on average. Finnish owners have a preference for self-monitoring under actionbased contracts, but highly disprefer being involved in monitoring efforts under result-based contracts.","container-title":"Forest Policy and Economics","DOI":"10.1016/j.forpol.2025.103609","ISSN":"13899341","journalAbbreviation":"Forest Policy and Economics","language":"en","page":"103609","source":"DOI.org (Crossref)","title":"Private forest owner preferences for action- and result-based biodiversity restoration contracts – A discrete choice experiment in Denmark and Finland","volume":"179","author":[{"family":"Süring","given":"Charlotte Marie"},{"family":"Lundhede","given":"Thomas Hedemark"}],"issued":{"date-parts":[["2025",10]]}}}],"schema":"https://github.com/citation-style-language/schema/raw/master/csl-citation.json"} </w:instrText>
      </w:r>
      <w:r w:rsidR="00F31010">
        <w:rPr>
          <w:color w:val="000000" w:themeColor="text1"/>
          <w:lang w:val="en-GB"/>
        </w:rPr>
        <w:fldChar w:fldCharType="separate"/>
      </w:r>
      <w:r w:rsidR="00F31010">
        <w:rPr>
          <w:noProof/>
          <w:color w:val="000000" w:themeColor="text1"/>
          <w:lang w:val="en-GB"/>
        </w:rPr>
        <w:t>(28)</w:t>
      </w:r>
      <w:r w:rsidR="00F31010">
        <w:rPr>
          <w:color w:val="000000" w:themeColor="text1"/>
          <w:lang w:val="en-GB"/>
        </w:rPr>
        <w:fldChar w:fldCharType="end"/>
      </w:r>
      <w:r w:rsidR="001533F4">
        <w:rPr>
          <w:color w:val="000000" w:themeColor="text1"/>
          <w:lang w:val="en-GB"/>
        </w:rPr>
        <w:t xml:space="preserve">. </w:t>
      </w:r>
      <w:r>
        <w:rPr>
          <w:color w:val="000000" w:themeColor="text1"/>
          <w:lang w:val="en-GB"/>
        </w:rPr>
        <w:t>Descriptive statistics for the sample, together with comparisons with the national population of forest owners are provided in the Supplementary information</w:t>
      </w:r>
      <w:r w:rsidR="002226DF">
        <w:rPr>
          <w:color w:val="000000" w:themeColor="text1"/>
          <w:lang w:val="en-GB"/>
        </w:rPr>
        <w:t xml:space="preserve"> 1</w:t>
      </w:r>
      <w:r>
        <w:rPr>
          <w:color w:val="000000" w:themeColor="text1"/>
          <w:lang w:val="en-GB"/>
        </w:rPr>
        <w:t>.</w:t>
      </w:r>
    </w:p>
    <w:p w14:paraId="270DE15D" w14:textId="77777777" w:rsidR="00814047" w:rsidRPr="00F11382" w:rsidRDefault="00814047" w:rsidP="00814047">
      <w:pPr>
        <w:pStyle w:val="Heading2"/>
        <w:rPr>
          <w:rFonts w:ascii="Arial" w:hAnsi="Arial" w:cs="Arial"/>
          <w:color w:val="000000" w:themeColor="text1"/>
          <w:sz w:val="26"/>
          <w:szCs w:val="26"/>
          <w:lang w:val="en-GB"/>
        </w:rPr>
      </w:pPr>
      <w:r w:rsidRPr="00F11382">
        <w:rPr>
          <w:rFonts w:ascii="Arial" w:hAnsi="Arial" w:cs="Arial"/>
          <w:color w:val="000000" w:themeColor="text1"/>
          <w:sz w:val="26"/>
          <w:szCs w:val="26"/>
          <w:lang w:val="en-GB"/>
        </w:rPr>
        <w:t>Experimental design and transdisciplinary co-creation</w:t>
      </w:r>
    </w:p>
    <w:p w14:paraId="5A8B6B46" w14:textId="11D7CC58" w:rsidR="00814047" w:rsidRDefault="00814047" w:rsidP="00814047">
      <w:pPr>
        <w:pStyle w:val="NormalWeb"/>
        <w:spacing w:before="0" w:beforeAutospacing="0" w:after="120" w:afterAutospacing="0" w:line="276" w:lineRule="auto"/>
        <w:rPr>
          <w:lang w:val="en-GB"/>
        </w:rPr>
      </w:pPr>
      <w:r w:rsidRPr="00B935E4">
        <w:rPr>
          <w:lang w:val="en-GB"/>
        </w:rPr>
        <w:t xml:space="preserve">The design of the discrete choice experiment started after </w:t>
      </w:r>
      <w:r>
        <w:rPr>
          <w:lang w:val="en-GB"/>
        </w:rPr>
        <w:t>a</w:t>
      </w:r>
      <w:r w:rsidRPr="00B935E4">
        <w:rPr>
          <w:lang w:val="en-GB"/>
        </w:rPr>
        <w:t xml:space="preserve"> forest sector policy lab in spring of 2023 in cooperation with the Swedish Forestry Agency and three forestry associations. The survey consisted of three parts. The </w:t>
      </w:r>
      <w:r>
        <w:rPr>
          <w:lang w:val="en-GB"/>
        </w:rPr>
        <w:t>forest owner</w:t>
      </w:r>
      <w:r w:rsidRPr="00B935E4">
        <w:rPr>
          <w:lang w:val="en-GB"/>
        </w:rPr>
        <w:t xml:space="preserve">'s forest property and their values for the forest and its services were explored in the first section. In the second part of the survey, the </w:t>
      </w:r>
      <w:r>
        <w:rPr>
          <w:lang w:val="en-GB"/>
        </w:rPr>
        <w:t xml:space="preserve">forest owners </w:t>
      </w:r>
      <w:r w:rsidRPr="00B935E4">
        <w:rPr>
          <w:lang w:val="en-GB"/>
        </w:rPr>
        <w:t xml:space="preserve">were presented with choice sets that contained different result-based and action-based contracts for increasing biodiversity. The third part contained demographic and background questions. </w:t>
      </w:r>
      <w:r w:rsidR="002226DF">
        <w:rPr>
          <w:lang w:val="en-GB"/>
        </w:rPr>
        <w:t>An English translation of the questionnaire, including one randomized block of six choice sets as presented to respondents, is provided in the Supplementary information 2.</w:t>
      </w:r>
    </w:p>
    <w:p w14:paraId="4A8062E8" w14:textId="55EDE5A0" w:rsidR="00D32B3B" w:rsidRDefault="00814047" w:rsidP="00814047">
      <w:pPr>
        <w:pStyle w:val="NormalWeb"/>
        <w:spacing w:before="0" w:beforeAutospacing="0" w:after="120" w:afterAutospacing="0" w:line="276" w:lineRule="auto"/>
        <w:rPr>
          <w:lang w:val="en-GB"/>
        </w:rPr>
      </w:pPr>
      <w:r w:rsidRPr="00210CED">
        <w:rPr>
          <w:lang w:val="en-GB"/>
        </w:rPr>
        <w:t>The forest owners were presented with choice cards that displayed different instrumental designs for payments for forest biodiversity. We varied the conservation measures, the payment amount, the contract length, and the financing</w:t>
      </w:r>
      <w:r w:rsidR="003204DE">
        <w:rPr>
          <w:lang w:val="en-GB"/>
        </w:rPr>
        <w:t xml:space="preserve"> source</w:t>
      </w:r>
      <w:r w:rsidR="00D32B3B">
        <w:rPr>
          <w:lang w:val="en-GB"/>
        </w:rPr>
        <w:t xml:space="preserve"> (Table 3)</w:t>
      </w:r>
      <w:r w:rsidRPr="00210CED">
        <w:rPr>
          <w:lang w:val="en-GB"/>
        </w:rPr>
        <w:t>. Regarding the conservation measures we differentiated between a) action-based schemes where owners receive a payment when they implement conservation measures, and b) result-based schemes where owners receive payments when they manage to deliver conservation outcomes. Action-based schemes provide a certain income for the owner but are more uncertain when it comes to conservation outcomes. Result-based schemes only pay for delivered outcomes and are thus more cost-eff</w:t>
      </w:r>
      <w:r w:rsidR="00A2522C">
        <w:rPr>
          <w:lang w:val="en-GB"/>
        </w:rPr>
        <w:t>ective</w:t>
      </w:r>
      <w:r w:rsidRPr="00210CED">
        <w:rPr>
          <w:lang w:val="en-GB"/>
        </w:rPr>
        <w:t xml:space="preserve"> for conservation but often less accepted because of the income uncertainty for the owner.</w:t>
      </w:r>
      <w:r>
        <w:rPr>
          <w:lang w:val="en-GB"/>
        </w:rPr>
        <w:t xml:space="preserve"> </w:t>
      </w:r>
    </w:p>
    <w:p w14:paraId="1BB8245E" w14:textId="56CEB0D1" w:rsidR="00D32B3B" w:rsidRPr="00260C8E" w:rsidRDefault="00D32B3B" w:rsidP="00D32B3B">
      <w:pPr>
        <w:jc w:val="both"/>
        <w:rPr>
          <w:rFonts w:ascii="Times New Roman" w:hAnsi="Times New Roman"/>
        </w:rPr>
      </w:pPr>
      <w:r w:rsidRPr="00260C8E">
        <w:rPr>
          <w:rFonts w:ascii="Times New Roman" w:hAnsi="Times New Roman"/>
        </w:rPr>
        <w:t xml:space="preserve">Table </w:t>
      </w:r>
      <w:r>
        <w:rPr>
          <w:rFonts w:ascii="Times New Roman" w:hAnsi="Times New Roman"/>
        </w:rPr>
        <w:t>3</w:t>
      </w:r>
      <w:r w:rsidRPr="00260C8E">
        <w:rPr>
          <w:rFonts w:ascii="Times New Roman" w:hAnsi="Times New Roman"/>
        </w:rPr>
        <w:t xml:space="preserve">. Example of a </w:t>
      </w:r>
      <w:r w:rsidR="00B11F39">
        <w:rPr>
          <w:rFonts w:ascii="Times New Roman" w:hAnsi="Times New Roman"/>
        </w:rPr>
        <w:t>c</w:t>
      </w:r>
      <w:r w:rsidRPr="00260C8E">
        <w:rPr>
          <w:rFonts w:ascii="Times New Roman" w:hAnsi="Times New Roman"/>
        </w:rPr>
        <w:t>hoice card</w:t>
      </w:r>
      <w:r>
        <w:rPr>
          <w:rFonts w:ascii="Times New Roman" w:hAnsi="Times New Roman"/>
        </w:rPr>
        <w:t xml:space="preserve"> presented to respondents</w:t>
      </w:r>
    </w:p>
    <w:tbl>
      <w:tblPr>
        <w:tblStyle w:val="TableGrid"/>
        <w:tblW w:w="0" w:type="auto"/>
        <w:tblLook w:val="04A0" w:firstRow="1" w:lastRow="0" w:firstColumn="1" w:lastColumn="0" w:noHBand="0" w:noVBand="1"/>
      </w:tblPr>
      <w:tblGrid>
        <w:gridCol w:w="3020"/>
        <w:gridCol w:w="3020"/>
        <w:gridCol w:w="3020"/>
      </w:tblGrid>
      <w:tr w:rsidR="00D32B3B" w14:paraId="4ECD07FA" w14:textId="77777777" w:rsidTr="00C868F2">
        <w:tc>
          <w:tcPr>
            <w:tcW w:w="3020" w:type="dxa"/>
          </w:tcPr>
          <w:p w14:paraId="0257E9EB" w14:textId="77777777" w:rsidR="00D32B3B" w:rsidRPr="00935618" w:rsidRDefault="00D32B3B" w:rsidP="00C868F2">
            <w:pPr>
              <w:jc w:val="both"/>
              <w:rPr>
                <w:rFonts w:ascii="Times New Roman" w:hAnsi="Times New Roman"/>
                <w:sz w:val="20"/>
              </w:rPr>
            </w:pPr>
          </w:p>
        </w:tc>
        <w:tc>
          <w:tcPr>
            <w:tcW w:w="3021" w:type="dxa"/>
          </w:tcPr>
          <w:p w14:paraId="01B57F97" w14:textId="77777777" w:rsidR="00D32B3B" w:rsidRPr="00935618" w:rsidRDefault="00D32B3B" w:rsidP="00C868F2">
            <w:pPr>
              <w:jc w:val="both"/>
              <w:rPr>
                <w:rFonts w:ascii="Times New Roman" w:hAnsi="Times New Roman"/>
                <w:sz w:val="20"/>
              </w:rPr>
            </w:pPr>
            <w:r w:rsidRPr="00935618">
              <w:rPr>
                <w:rFonts w:ascii="Times New Roman" w:hAnsi="Times New Roman"/>
                <w:sz w:val="20"/>
              </w:rPr>
              <w:t>Result-based</w:t>
            </w:r>
          </w:p>
        </w:tc>
        <w:tc>
          <w:tcPr>
            <w:tcW w:w="3021" w:type="dxa"/>
          </w:tcPr>
          <w:p w14:paraId="2AEC8592" w14:textId="77777777" w:rsidR="00D32B3B" w:rsidRPr="00935618" w:rsidRDefault="00D32B3B" w:rsidP="00C868F2">
            <w:pPr>
              <w:jc w:val="both"/>
              <w:rPr>
                <w:rFonts w:ascii="Times New Roman" w:hAnsi="Times New Roman"/>
                <w:sz w:val="20"/>
              </w:rPr>
            </w:pPr>
            <w:r w:rsidRPr="00935618">
              <w:rPr>
                <w:rFonts w:ascii="Times New Roman" w:hAnsi="Times New Roman"/>
                <w:sz w:val="20"/>
              </w:rPr>
              <w:t>Action-based</w:t>
            </w:r>
          </w:p>
        </w:tc>
      </w:tr>
      <w:tr w:rsidR="00D32B3B" w:rsidRPr="00C961CF" w14:paraId="386E6CB4" w14:textId="77777777" w:rsidTr="00C868F2">
        <w:tc>
          <w:tcPr>
            <w:tcW w:w="3020" w:type="dxa"/>
          </w:tcPr>
          <w:p w14:paraId="2AB7E121" w14:textId="77777777" w:rsidR="00D32B3B" w:rsidRPr="00935618" w:rsidRDefault="00D32B3B" w:rsidP="00C868F2">
            <w:pPr>
              <w:jc w:val="both"/>
              <w:rPr>
                <w:rFonts w:ascii="Times New Roman" w:hAnsi="Times New Roman"/>
                <w:sz w:val="20"/>
              </w:rPr>
            </w:pPr>
            <w:r w:rsidRPr="00935618">
              <w:rPr>
                <w:rFonts w:ascii="Times New Roman" w:hAnsi="Times New Roman"/>
                <w:sz w:val="20"/>
              </w:rPr>
              <w:t>Conservation activity</w:t>
            </w:r>
          </w:p>
        </w:tc>
        <w:tc>
          <w:tcPr>
            <w:tcW w:w="3021" w:type="dxa"/>
          </w:tcPr>
          <w:p w14:paraId="6B448AA0" w14:textId="05B72D78" w:rsidR="00D32B3B" w:rsidRPr="00DB5F0B" w:rsidRDefault="00594A51" w:rsidP="00C868F2">
            <w:pPr>
              <w:jc w:val="both"/>
              <w:rPr>
                <w:rFonts w:ascii="Times New Roman" w:hAnsi="Times New Roman"/>
                <w:sz w:val="20"/>
                <w:rPrChange w:id="717" w:author="Nils Droste" w:date="2026-07-14T14:16:00Z" w16du:dateUtc="2026-07-14T12:16:00Z">
                  <w:rPr>
                    <w:rFonts w:ascii="Times New Roman" w:hAnsi="Times New Roman"/>
                    <w:sz w:val="20"/>
                    <w:lang w:val="da-DK"/>
                  </w:rPr>
                </w:rPrChange>
              </w:rPr>
            </w:pPr>
            <w:r>
              <w:rPr>
                <w:rFonts w:ascii="Times New Roman" w:hAnsi="Times New Roman"/>
                <w:sz w:val="20"/>
                <w:lang w:val="en-GB"/>
              </w:rPr>
              <w:t>Payment for every m</w:t>
            </w:r>
            <w:r>
              <w:rPr>
                <w:rFonts w:ascii="Times New Roman" w:hAnsi="Times New Roman"/>
                <w:sz w:val="20"/>
                <w:vertAlign w:val="superscript"/>
                <w:lang w:val="en-GB"/>
              </w:rPr>
              <w:t>3</w:t>
            </w:r>
            <w:r>
              <w:rPr>
                <w:rFonts w:ascii="Times New Roman" w:hAnsi="Times New Roman"/>
                <w:sz w:val="20"/>
                <w:lang w:val="en-GB"/>
              </w:rPr>
              <w:t xml:space="preserve"> of dead wood volume above 6 m</w:t>
            </w:r>
            <w:r>
              <w:rPr>
                <w:rFonts w:ascii="Times New Roman" w:hAnsi="Times New Roman"/>
                <w:sz w:val="20"/>
                <w:vertAlign w:val="superscript"/>
                <w:lang w:val="en-GB"/>
              </w:rPr>
              <w:t>3</w:t>
            </w:r>
            <w:r>
              <w:rPr>
                <w:rFonts w:ascii="Times New Roman" w:hAnsi="Times New Roman"/>
                <w:sz w:val="20"/>
                <w:lang w:val="en-GB"/>
              </w:rPr>
              <w:t xml:space="preserve"> per hectare</w:t>
            </w:r>
          </w:p>
        </w:tc>
        <w:tc>
          <w:tcPr>
            <w:tcW w:w="3021" w:type="dxa"/>
          </w:tcPr>
          <w:p w14:paraId="3F86FB96" w14:textId="069917DF" w:rsidR="00D32B3B" w:rsidRPr="00DB5F0B" w:rsidRDefault="00594A51" w:rsidP="00C868F2">
            <w:pPr>
              <w:jc w:val="both"/>
              <w:rPr>
                <w:rFonts w:ascii="Times New Roman" w:hAnsi="Times New Roman"/>
                <w:sz w:val="20"/>
                <w:rPrChange w:id="718" w:author="Nils Droste" w:date="2026-07-14T14:16:00Z" w16du:dateUtc="2026-07-14T12:16:00Z">
                  <w:rPr>
                    <w:rFonts w:ascii="Times New Roman" w:hAnsi="Times New Roman"/>
                    <w:sz w:val="20"/>
                    <w:lang w:val="da-DK"/>
                  </w:rPr>
                </w:rPrChange>
              </w:rPr>
            </w:pPr>
            <w:r w:rsidRPr="00DB5F0B">
              <w:rPr>
                <w:rFonts w:ascii="Times New Roman" w:hAnsi="Times New Roman"/>
                <w:sz w:val="20"/>
                <w:rPrChange w:id="719" w:author="Nils Droste" w:date="2026-07-14T14:16:00Z" w16du:dateUtc="2026-07-14T12:16:00Z">
                  <w:rPr>
                    <w:rFonts w:ascii="Times New Roman" w:hAnsi="Times New Roman"/>
                    <w:sz w:val="20"/>
                    <w:lang w:val="da-DK"/>
                  </w:rPr>
                </w:rPrChange>
              </w:rPr>
              <w:t>Refrain from harvesting old-growth forest (forest older than 120 years)</w:t>
            </w:r>
          </w:p>
        </w:tc>
      </w:tr>
      <w:tr w:rsidR="00D32B3B" w14:paraId="64C98886" w14:textId="77777777" w:rsidTr="00C868F2">
        <w:tc>
          <w:tcPr>
            <w:tcW w:w="3020" w:type="dxa"/>
          </w:tcPr>
          <w:p w14:paraId="7F4D0C9B" w14:textId="77777777" w:rsidR="00D32B3B" w:rsidRPr="00935618" w:rsidRDefault="00D32B3B" w:rsidP="00C868F2">
            <w:pPr>
              <w:jc w:val="both"/>
              <w:rPr>
                <w:rFonts w:ascii="Times New Roman" w:hAnsi="Times New Roman"/>
                <w:sz w:val="20"/>
              </w:rPr>
            </w:pPr>
            <w:r w:rsidRPr="00935618">
              <w:rPr>
                <w:rFonts w:ascii="Times New Roman" w:hAnsi="Times New Roman"/>
                <w:sz w:val="20"/>
              </w:rPr>
              <w:t>Compensation level per year</w:t>
            </w:r>
          </w:p>
        </w:tc>
        <w:tc>
          <w:tcPr>
            <w:tcW w:w="3021" w:type="dxa"/>
          </w:tcPr>
          <w:p w14:paraId="49E980A2" w14:textId="25429EE3" w:rsidR="00D32B3B" w:rsidRPr="00935618" w:rsidRDefault="00594A51" w:rsidP="00C868F2">
            <w:pPr>
              <w:jc w:val="both"/>
              <w:rPr>
                <w:rFonts w:ascii="Times New Roman" w:hAnsi="Times New Roman"/>
                <w:sz w:val="20"/>
              </w:rPr>
            </w:pPr>
            <w:r>
              <w:rPr>
                <w:rFonts w:ascii="Times New Roman" w:hAnsi="Times New Roman"/>
                <w:sz w:val="20"/>
              </w:rPr>
              <w:t>1,000</w:t>
            </w:r>
            <w:r w:rsidR="00D32B3B">
              <w:rPr>
                <w:rFonts w:ascii="Times New Roman" w:hAnsi="Times New Roman"/>
                <w:sz w:val="20"/>
              </w:rPr>
              <w:t xml:space="preserve"> SEK/ha</w:t>
            </w:r>
          </w:p>
        </w:tc>
        <w:tc>
          <w:tcPr>
            <w:tcW w:w="3021" w:type="dxa"/>
          </w:tcPr>
          <w:p w14:paraId="1DF8971A" w14:textId="27F90C55" w:rsidR="00D32B3B" w:rsidRPr="00935618" w:rsidRDefault="00594A51" w:rsidP="00C868F2">
            <w:pPr>
              <w:jc w:val="both"/>
              <w:rPr>
                <w:rFonts w:ascii="Times New Roman" w:hAnsi="Times New Roman"/>
                <w:sz w:val="20"/>
              </w:rPr>
            </w:pPr>
            <w:r>
              <w:rPr>
                <w:rFonts w:ascii="Times New Roman" w:hAnsi="Times New Roman"/>
                <w:sz w:val="20"/>
              </w:rPr>
              <w:t>1,</w:t>
            </w:r>
            <w:r w:rsidR="00D32B3B">
              <w:rPr>
                <w:rFonts w:ascii="Times New Roman" w:hAnsi="Times New Roman"/>
                <w:sz w:val="20"/>
              </w:rPr>
              <w:t>000 SEK/ha</w:t>
            </w:r>
          </w:p>
        </w:tc>
      </w:tr>
      <w:tr w:rsidR="00D32B3B" w14:paraId="28B740D8" w14:textId="77777777" w:rsidTr="00C868F2">
        <w:tc>
          <w:tcPr>
            <w:tcW w:w="3020" w:type="dxa"/>
          </w:tcPr>
          <w:p w14:paraId="228772D8" w14:textId="77777777" w:rsidR="00D32B3B" w:rsidRPr="00935618" w:rsidRDefault="00D32B3B" w:rsidP="00C868F2">
            <w:pPr>
              <w:jc w:val="both"/>
              <w:rPr>
                <w:rFonts w:ascii="Times New Roman" w:hAnsi="Times New Roman"/>
                <w:sz w:val="20"/>
              </w:rPr>
            </w:pPr>
            <w:r w:rsidRPr="00935618">
              <w:rPr>
                <w:rFonts w:ascii="Times New Roman" w:hAnsi="Times New Roman"/>
                <w:sz w:val="20"/>
              </w:rPr>
              <w:t>Contract length</w:t>
            </w:r>
          </w:p>
        </w:tc>
        <w:tc>
          <w:tcPr>
            <w:tcW w:w="3021" w:type="dxa"/>
          </w:tcPr>
          <w:p w14:paraId="414D8D1A" w14:textId="529608B0" w:rsidR="00D32B3B" w:rsidRPr="00935618" w:rsidRDefault="00594A51" w:rsidP="00C868F2">
            <w:pPr>
              <w:jc w:val="both"/>
              <w:rPr>
                <w:rFonts w:ascii="Times New Roman" w:hAnsi="Times New Roman"/>
                <w:sz w:val="20"/>
              </w:rPr>
            </w:pPr>
            <w:r>
              <w:rPr>
                <w:rFonts w:ascii="Times New Roman" w:hAnsi="Times New Roman"/>
                <w:sz w:val="20"/>
              </w:rPr>
              <w:t>5</w:t>
            </w:r>
            <w:r w:rsidR="00D32B3B" w:rsidRPr="00935618">
              <w:rPr>
                <w:rFonts w:ascii="Times New Roman" w:hAnsi="Times New Roman"/>
                <w:sz w:val="20"/>
              </w:rPr>
              <w:t>0 years</w:t>
            </w:r>
          </w:p>
        </w:tc>
        <w:tc>
          <w:tcPr>
            <w:tcW w:w="3021" w:type="dxa"/>
          </w:tcPr>
          <w:p w14:paraId="572B06F8" w14:textId="6503E32F" w:rsidR="00D32B3B" w:rsidRPr="00935618" w:rsidRDefault="00594A51" w:rsidP="00C868F2">
            <w:pPr>
              <w:jc w:val="both"/>
              <w:rPr>
                <w:rFonts w:ascii="Times New Roman" w:hAnsi="Times New Roman"/>
                <w:sz w:val="20"/>
              </w:rPr>
            </w:pPr>
            <w:r>
              <w:rPr>
                <w:rFonts w:ascii="Times New Roman" w:hAnsi="Times New Roman"/>
                <w:sz w:val="20"/>
              </w:rPr>
              <w:t>2</w:t>
            </w:r>
            <w:r w:rsidR="00D32B3B" w:rsidRPr="00935618">
              <w:rPr>
                <w:rFonts w:ascii="Times New Roman" w:hAnsi="Times New Roman"/>
                <w:sz w:val="20"/>
              </w:rPr>
              <w:t>0 years</w:t>
            </w:r>
          </w:p>
        </w:tc>
      </w:tr>
      <w:tr w:rsidR="00D32B3B" w:rsidRPr="00935618" w14:paraId="5762A63F" w14:textId="77777777" w:rsidTr="00C868F2">
        <w:tc>
          <w:tcPr>
            <w:tcW w:w="3020" w:type="dxa"/>
          </w:tcPr>
          <w:p w14:paraId="193F75C3" w14:textId="3A3658B6" w:rsidR="00D32B3B" w:rsidRPr="00935618" w:rsidRDefault="00054177" w:rsidP="00C868F2">
            <w:pPr>
              <w:jc w:val="both"/>
              <w:rPr>
                <w:rFonts w:ascii="Times New Roman" w:hAnsi="Times New Roman"/>
                <w:sz w:val="20"/>
              </w:rPr>
            </w:pPr>
            <w:r>
              <w:rPr>
                <w:rFonts w:ascii="Times New Roman" w:hAnsi="Times New Roman"/>
                <w:sz w:val="20"/>
              </w:rPr>
              <w:t>Financi</w:t>
            </w:r>
            <w:r w:rsidR="00F25D62">
              <w:rPr>
                <w:rFonts w:ascii="Times New Roman" w:hAnsi="Times New Roman"/>
                <w:sz w:val="20"/>
              </w:rPr>
              <w:t>ng source</w:t>
            </w:r>
          </w:p>
        </w:tc>
        <w:tc>
          <w:tcPr>
            <w:tcW w:w="3021" w:type="dxa"/>
          </w:tcPr>
          <w:p w14:paraId="329584C5" w14:textId="31AC0781" w:rsidR="00D32B3B" w:rsidRPr="00935618" w:rsidRDefault="00594A51" w:rsidP="00C868F2">
            <w:pPr>
              <w:jc w:val="both"/>
              <w:rPr>
                <w:rFonts w:ascii="Times New Roman" w:hAnsi="Times New Roman"/>
                <w:sz w:val="20"/>
              </w:rPr>
            </w:pPr>
            <w:r>
              <w:rPr>
                <w:rFonts w:ascii="Times New Roman" w:hAnsi="Times New Roman"/>
                <w:sz w:val="20"/>
              </w:rPr>
              <w:t>EU</w:t>
            </w:r>
          </w:p>
        </w:tc>
        <w:tc>
          <w:tcPr>
            <w:tcW w:w="3021" w:type="dxa"/>
          </w:tcPr>
          <w:p w14:paraId="2D13459F" w14:textId="776C94BB" w:rsidR="00D32B3B" w:rsidRPr="00935618" w:rsidRDefault="00594A51" w:rsidP="00C868F2">
            <w:pPr>
              <w:jc w:val="both"/>
              <w:rPr>
                <w:rFonts w:ascii="Times New Roman" w:hAnsi="Times New Roman"/>
                <w:sz w:val="20"/>
                <w:lang w:val="da-DK"/>
              </w:rPr>
            </w:pPr>
            <w:r>
              <w:rPr>
                <w:rFonts w:ascii="Times New Roman" w:hAnsi="Times New Roman"/>
                <w:sz w:val="20"/>
                <w:lang w:val="da-DK"/>
              </w:rPr>
              <w:t>Private sector</w:t>
            </w:r>
          </w:p>
        </w:tc>
      </w:tr>
    </w:tbl>
    <w:p w14:paraId="7E90B5A5" w14:textId="77777777" w:rsidR="00D32B3B" w:rsidRPr="00935618" w:rsidRDefault="00D32B3B" w:rsidP="00D32B3B">
      <w:pPr>
        <w:jc w:val="both"/>
        <w:rPr>
          <w:rFonts w:ascii="Candara" w:hAnsi="Candara"/>
          <w:b/>
          <w:bCs/>
          <w:lang w:val="da-DK"/>
        </w:rPr>
      </w:pPr>
    </w:p>
    <w:tbl>
      <w:tblPr>
        <w:tblStyle w:val="TableGrid"/>
        <w:tblW w:w="0" w:type="auto"/>
        <w:tblLook w:val="04A0" w:firstRow="1" w:lastRow="0" w:firstColumn="1" w:lastColumn="0" w:noHBand="0" w:noVBand="1"/>
      </w:tblPr>
      <w:tblGrid>
        <w:gridCol w:w="2264"/>
        <w:gridCol w:w="2265"/>
        <w:gridCol w:w="2266"/>
        <w:gridCol w:w="2265"/>
      </w:tblGrid>
      <w:tr w:rsidR="00D32B3B" w14:paraId="5A9610E5" w14:textId="77777777" w:rsidTr="00C868F2">
        <w:tc>
          <w:tcPr>
            <w:tcW w:w="2265" w:type="dxa"/>
          </w:tcPr>
          <w:p w14:paraId="10957753" w14:textId="77777777" w:rsidR="00D32B3B" w:rsidRPr="00935618" w:rsidRDefault="00D32B3B" w:rsidP="00C868F2">
            <w:pPr>
              <w:jc w:val="both"/>
              <w:rPr>
                <w:rFonts w:ascii="Times New Roman" w:hAnsi="Times New Roman"/>
                <w:sz w:val="20"/>
                <w:lang w:val="da-DK"/>
              </w:rPr>
            </w:pPr>
            <w:r w:rsidRPr="00935618">
              <w:rPr>
                <w:rFonts w:ascii="Times New Roman" w:hAnsi="Times New Roman"/>
                <w:sz w:val="20"/>
                <w:lang w:val="da-DK"/>
              </w:rPr>
              <w:t>Your choice</w:t>
            </w:r>
          </w:p>
        </w:tc>
        <w:tc>
          <w:tcPr>
            <w:tcW w:w="2265" w:type="dxa"/>
          </w:tcPr>
          <w:p w14:paraId="510F72B5" w14:textId="77777777" w:rsidR="00D32B3B" w:rsidRDefault="00D32B3B" w:rsidP="00C868F2">
            <w:pPr>
              <w:jc w:val="center"/>
              <w:rPr>
                <w:rFonts w:ascii="Times New Roman" w:hAnsi="Times New Roman"/>
                <w:sz w:val="20"/>
                <w:lang w:val="da-DK"/>
              </w:rPr>
            </w:pPr>
            <w:r>
              <w:rPr>
                <w:rFonts w:ascii="Times New Roman" w:hAnsi="Times New Roman"/>
                <w:sz w:val="20"/>
                <w:lang w:val="da-DK"/>
              </w:rPr>
              <w:t>Result-based</w:t>
            </w:r>
          </w:p>
          <w:p w14:paraId="58B07580" w14:textId="77777777" w:rsidR="00D32B3B" w:rsidRPr="00935618" w:rsidRDefault="00D32B3B" w:rsidP="00C868F2">
            <w:pPr>
              <w:jc w:val="both"/>
              <w:rPr>
                <w:rFonts w:ascii="Times New Roman" w:hAnsi="Times New Roman"/>
                <w:sz w:val="20"/>
                <w:lang w:val="da-DK"/>
              </w:rPr>
            </w:pPr>
            <w:r w:rsidRPr="00F21BD6">
              <w:rPr>
                <w:rFonts w:ascii="Arial" w:hAnsi="Arial" w:cs="Arial"/>
                <w:noProof/>
                <w:sz w:val="20"/>
              </w:rPr>
              <w:drawing>
                <wp:anchor distT="0" distB="0" distL="114300" distR="114300" simplePos="0" relativeHeight="251659264" behindDoc="1" locked="0" layoutInCell="1" allowOverlap="1" wp14:anchorId="4A1301B3" wp14:editId="79439E61">
                  <wp:simplePos x="0" y="0"/>
                  <wp:positionH relativeFrom="column">
                    <wp:posOffset>561128</wp:posOffset>
                  </wp:positionH>
                  <wp:positionV relativeFrom="paragraph">
                    <wp:posOffset>103505</wp:posOffset>
                  </wp:positionV>
                  <wp:extent cx="168910" cy="168910"/>
                  <wp:effectExtent l="0" t="0" r="0" b="0"/>
                  <wp:wrapTight wrapText="bothSides">
                    <wp:wrapPolygon edited="0">
                      <wp:start x="0" y="0"/>
                      <wp:lineTo x="0" y="19489"/>
                      <wp:lineTo x="19489" y="19489"/>
                      <wp:lineTo x="19489" y="0"/>
                      <wp:lineTo x="0" y="0"/>
                    </wp:wrapPolygon>
                  </wp:wrapTight>
                  <wp:docPr id="1321412312" name="Bildobjekt 132141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kel.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8910" cy="168910"/>
                          </a:xfrm>
                          <a:prstGeom prst="rect">
                            <a:avLst/>
                          </a:prstGeom>
                        </pic:spPr>
                      </pic:pic>
                    </a:graphicData>
                  </a:graphic>
                  <wp14:sizeRelH relativeFrom="margin">
                    <wp14:pctWidth>0</wp14:pctWidth>
                  </wp14:sizeRelH>
                  <wp14:sizeRelV relativeFrom="margin">
                    <wp14:pctHeight>0</wp14:pctHeight>
                  </wp14:sizeRelV>
                </wp:anchor>
              </w:drawing>
            </w:r>
          </w:p>
        </w:tc>
        <w:tc>
          <w:tcPr>
            <w:tcW w:w="2266" w:type="dxa"/>
          </w:tcPr>
          <w:p w14:paraId="049890FC" w14:textId="77777777" w:rsidR="00D32B3B" w:rsidRDefault="00D32B3B" w:rsidP="00C868F2">
            <w:pPr>
              <w:jc w:val="center"/>
              <w:rPr>
                <w:rFonts w:ascii="Times New Roman" w:hAnsi="Times New Roman"/>
                <w:sz w:val="20"/>
                <w:lang w:val="da-DK"/>
              </w:rPr>
            </w:pPr>
            <w:r>
              <w:rPr>
                <w:rFonts w:ascii="Times New Roman" w:hAnsi="Times New Roman"/>
                <w:sz w:val="20"/>
                <w:lang w:val="da-DK"/>
              </w:rPr>
              <w:t>Action-based</w:t>
            </w:r>
          </w:p>
          <w:p w14:paraId="6BFED315" w14:textId="77777777" w:rsidR="00D32B3B" w:rsidRPr="00935618" w:rsidRDefault="00D32B3B" w:rsidP="00C868F2">
            <w:pPr>
              <w:jc w:val="both"/>
              <w:rPr>
                <w:rFonts w:ascii="Times New Roman" w:hAnsi="Times New Roman"/>
                <w:sz w:val="20"/>
                <w:lang w:val="da-DK"/>
              </w:rPr>
            </w:pPr>
            <w:r w:rsidRPr="00F21BD6">
              <w:rPr>
                <w:rFonts w:ascii="Arial" w:hAnsi="Arial" w:cs="Arial"/>
                <w:noProof/>
                <w:sz w:val="20"/>
              </w:rPr>
              <w:drawing>
                <wp:anchor distT="0" distB="0" distL="114300" distR="114300" simplePos="0" relativeHeight="251660288" behindDoc="1" locked="0" layoutInCell="1" allowOverlap="1" wp14:anchorId="4B835E6C" wp14:editId="6042AF15">
                  <wp:simplePos x="0" y="0"/>
                  <wp:positionH relativeFrom="column">
                    <wp:posOffset>562822</wp:posOffset>
                  </wp:positionH>
                  <wp:positionV relativeFrom="paragraph">
                    <wp:posOffset>99695</wp:posOffset>
                  </wp:positionV>
                  <wp:extent cx="168910" cy="168910"/>
                  <wp:effectExtent l="0" t="0" r="0" b="0"/>
                  <wp:wrapTight wrapText="bothSides">
                    <wp:wrapPolygon edited="0">
                      <wp:start x="0" y="0"/>
                      <wp:lineTo x="0" y="19489"/>
                      <wp:lineTo x="19489" y="19489"/>
                      <wp:lineTo x="19489" y="0"/>
                      <wp:lineTo x="0" y="0"/>
                    </wp:wrapPolygon>
                  </wp:wrapTight>
                  <wp:docPr id="407196148" name="Bildobjekt 407196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kel.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8910" cy="168910"/>
                          </a:xfrm>
                          <a:prstGeom prst="rect">
                            <a:avLst/>
                          </a:prstGeom>
                        </pic:spPr>
                      </pic:pic>
                    </a:graphicData>
                  </a:graphic>
                  <wp14:sizeRelH relativeFrom="margin">
                    <wp14:pctWidth>0</wp14:pctWidth>
                  </wp14:sizeRelH>
                  <wp14:sizeRelV relativeFrom="margin">
                    <wp14:pctHeight>0</wp14:pctHeight>
                  </wp14:sizeRelV>
                </wp:anchor>
              </w:drawing>
            </w:r>
          </w:p>
        </w:tc>
        <w:tc>
          <w:tcPr>
            <w:tcW w:w="2266" w:type="dxa"/>
          </w:tcPr>
          <w:p w14:paraId="29F4CE08" w14:textId="77777777" w:rsidR="00D32B3B" w:rsidRDefault="00D32B3B" w:rsidP="00C868F2">
            <w:pPr>
              <w:jc w:val="center"/>
              <w:rPr>
                <w:rFonts w:ascii="Times New Roman" w:hAnsi="Times New Roman"/>
                <w:sz w:val="20"/>
                <w:lang w:val="da-DK"/>
              </w:rPr>
            </w:pPr>
            <w:r>
              <w:rPr>
                <w:rFonts w:ascii="Times New Roman" w:hAnsi="Times New Roman"/>
                <w:sz w:val="20"/>
                <w:lang w:val="da-DK"/>
              </w:rPr>
              <w:t>None</w:t>
            </w:r>
          </w:p>
          <w:p w14:paraId="2F90D70F" w14:textId="77777777" w:rsidR="00D32B3B" w:rsidRDefault="00D32B3B" w:rsidP="00C868F2">
            <w:pPr>
              <w:jc w:val="both"/>
              <w:rPr>
                <w:rFonts w:ascii="Times New Roman" w:hAnsi="Times New Roman"/>
                <w:sz w:val="20"/>
                <w:lang w:val="da-DK"/>
              </w:rPr>
            </w:pPr>
            <w:r w:rsidRPr="00F21BD6">
              <w:rPr>
                <w:rFonts w:ascii="Arial" w:hAnsi="Arial" w:cs="Arial"/>
                <w:noProof/>
                <w:sz w:val="20"/>
              </w:rPr>
              <w:drawing>
                <wp:anchor distT="0" distB="0" distL="114300" distR="114300" simplePos="0" relativeHeight="251661312" behindDoc="1" locked="0" layoutInCell="1" allowOverlap="1" wp14:anchorId="2FBE5812" wp14:editId="0B01D485">
                  <wp:simplePos x="0" y="0"/>
                  <wp:positionH relativeFrom="column">
                    <wp:posOffset>560493</wp:posOffset>
                  </wp:positionH>
                  <wp:positionV relativeFrom="paragraph">
                    <wp:posOffset>99695</wp:posOffset>
                  </wp:positionV>
                  <wp:extent cx="168910" cy="168910"/>
                  <wp:effectExtent l="0" t="0" r="0" b="0"/>
                  <wp:wrapTight wrapText="bothSides">
                    <wp:wrapPolygon edited="0">
                      <wp:start x="0" y="0"/>
                      <wp:lineTo x="0" y="19489"/>
                      <wp:lineTo x="19489" y="19489"/>
                      <wp:lineTo x="19489" y="0"/>
                      <wp:lineTo x="0" y="0"/>
                    </wp:wrapPolygon>
                  </wp:wrapTight>
                  <wp:docPr id="2098030291" name="Bildobjekt 2098030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rkel.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8910" cy="168910"/>
                          </a:xfrm>
                          <a:prstGeom prst="rect">
                            <a:avLst/>
                          </a:prstGeom>
                        </pic:spPr>
                      </pic:pic>
                    </a:graphicData>
                  </a:graphic>
                  <wp14:sizeRelH relativeFrom="margin">
                    <wp14:pctWidth>0</wp14:pctWidth>
                  </wp14:sizeRelH>
                  <wp14:sizeRelV relativeFrom="margin">
                    <wp14:pctHeight>0</wp14:pctHeight>
                  </wp14:sizeRelV>
                </wp:anchor>
              </w:drawing>
            </w:r>
          </w:p>
          <w:p w14:paraId="62971F3B" w14:textId="77777777" w:rsidR="00D32B3B" w:rsidRPr="00935618" w:rsidRDefault="00D32B3B" w:rsidP="00C868F2">
            <w:pPr>
              <w:jc w:val="both"/>
              <w:rPr>
                <w:rFonts w:ascii="Times New Roman" w:hAnsi="Times New Roman"/>
                <w:sz w:val="20"/>
                <w:lang w:val="da-DK"/>
              </w:rPr>
            </w:pPr>
          </w:p>
        </w:tc>
      </w:tr>
    </w:tbl>
    <w:p w14:paraId="24064122" w14:textId="77777777" w:rsidR="00D32B3B" w:rsidRDefault="00D32B3B" w:rsidP="00814047">
      <w:pPr>
        <w:pStyle w:val="NormalWeb"/>
        <w:spacing w:before="0" w:beforeAutospacing="0" w:after="120" w:afterAutospacing="0" w:line="276" w:lineRule="auto"/>
        <w:rPr>
          <w:lang w:val="en-GB"/>
        </w:rPr>
      </w:pPr>
    </w:p>
    <w:p w14:paraId="319F4901" w14:textId="16E9D7BE" w:rsidR="00814047" w:rsidRPr="00B935E4" w:rsidRDefault="00814047" w:rsidP="00814047">
      <w:pPr>
        <w:pStyle w:val="NormalWeb"/>
        <w:spacing w:before="0" w:beforeAutospacing="0" w:after="120" w:afterAutospacing="0" w:line="276" w:lineRule="auto"/>
        <w:rPr>
          <w:lang w:val="en-GB"/>
        </w:rPr>
      </w:pPr>
      <w:r w:rsidRPr="00B935E4">
        <w:rPr>
          <w:lang w:val="en-GB"/>
        </w:rPr>
        <w:t xml:space="preserve">Once we had agreed upon the survey layout, two biologists from the Swedish Forestry Agency helped us to validate the biodiversity indicators linked to the choice-sets' nature conservation activities. </w:t>
      </w:r>
    </w:p>
    <w:p w14:paraId="46C06668" w14:textId="4569A55D" w:rsidR="00814047" w:rsidRPr="00137C08" w:rsidRDefault="00814047">
      <w:pPr>
        <w:pStyle w:val="p1"/>
        <w:spacing w:line="276" w:lineRule="auto"/>
        <w:jc w:val="both"/>
        <w:rPr>
          <w:lang w:val="en-GB"/>
          <w:rPrChange w:id="720" w:author="Jesper Svensson" w:date="2026-07-03T14:09:00Z" w16du:dateUtc="2026-07-03T12:09:00Z">
            <w:rPr>
              <w:rFonts w:ascii="Times New Roman" w:hAnsi="Times New Roman"/>
              <w:color w:val="000000"/>
              <w:sz w:val="24"/>
              <w:szCs w:val="24"/>
              <w:lang w:val="en-GB"/>
            </w:rPr>
          </w:rPrChange>
        </w:rPr>
        <w:pPrChange w:id="721" w:author="Jesper Svensson" w:date="2026-07-03T14:09:00Z" w16du:dateUtc="2026-07-03T12:09:00Z">
          <w:pPr>
            <w:spacing w:before="120" w:after="120" w:line="276" w:lineRule="auto"/>
            <w:jc w:val="both"/>
          </w:pPr>
        </w:pPrChange>
      </w:pPr>
      <w:r w:rsidRPr="00097245">
        <w:rPr>
          <w:color w:val="000000"/>
          <w:lang w:val="en-GB"/>
        </w:rPr>
        <w:t xml:space="preserve">A focus group meeting was then held with five forest owners in Sweden to ensure that the choice-sets and attributes were understandable and viewed as credible by </w:t>
      </w:r>
      <w:r w:rsidRPr="00097245">
        <w:rPr>
          <w:lang w:val="en-GB"/>
        </w:rPr>
        <w:t>forest owners</w:t>
      </w:r>
      <w:r w:rsidRPr="00097245">
        <w:rPr>
          <w:color w:val="000000"/>
          <w:lang w:val="en-GB"/>
        </w:rPr>
        <w:t xml:space="preserve">. The </w:t>
      </w:r>
      <w:r w:rsidRPr="00097245">
        <w:rPr>
          <w:color w:val="000000"/>
          <w:lang w:val="en-GB"/>
        </w:rPr>
        <w:lastRenderedPageBreak/>
        <w:t xml:space="preserve">focus group discussion revealed that the indicators for biodiversity were written in </w:t>
      </w:r>
      <w:r w:rsidR="003043E1" w:rsidRPr="00097245">
        <w:rPr>
          <w:color w:val="000000"/>
          <w:lang w:val="en-GB"/>
        </w:rPr>
        <w:t>an</w:t>
      </w:r>
      <w:r w:rsidRPr="00097245">
        <w:rPr>
          <w:color w:val="000000"/>
          <w:lang w:val="en-GB"/>
        </w:rPr>
        <w:t xml:space="preserve"> overly technical language. Based on this feedback, we simplified several terms, including those for continuous cover forestry and set-asides, and clarified that contracts were voluntary and the difference between action-based and result-based contracts. An experimental design was created using the software Ngene and a pilot survey was then conducted with 138 forest owners. The pilot</w:t>
      </w:r>
      <w:r w:rsidR="00691F21">
        <w:rPr>
          <w:color w:val="000000"/>
          <w:lang w:val="en-GB"/>
        </w:rPr>
        <w:t xml:space="preserve"> confirmed that the design allowed efficient estimation of the model parameters</w:t>
      </w:r>
      <w:r w:rsidRPr="00097245">
        <w:rPr>
          <w:color w:val="000000"/>
          <w:lang w:val="en-GB"/>
        </w:rPr>
        <w:t xml:space="preserve">. Table </w:t>
      </w:r>
      <w:r w:rsidR="00691F21">
        <w:rPr>
          <w:color w:val="000000"/>
          <w:lang w:val="en-GB"/>
        </w:rPr>
        <w:t>4</w:t>
      </w:r>
      <w:r w:rsidRPr="00097245">
        <w:rPr>
          <w:color w:val="000000"/>
          <w:lang w:val="en-GB"/>
        </w:rPr>
        <w:t xml:space="preserve"> shows the attributes of the final experimental design. </w:t>
      </w:r>
    </w:p>
    <w:p w14:paraId="78971178" w14:textId="77777777" w:rsidR="008D0967" w:rsidRPr="00BA44A6" w:rsidRDefault="008D0967" w:rsidP="008D0967">
      <w:pPr>
        <w:pStyle w:val="p1"/>
        <w:spacing w:line="276" w:lineRule="auto"/>
        <w:jc w:val="both"/>
        <w:rPr>
          <w:lang w:val="en-GB"/>
        </w:rPr>
      </w:pPr>
      <w:r w:rsidRPr="008D0967">
        <w:rPr>
          <w:lang w:val="en-GB"/>
          <w:rPrChange w:id="722" w:author="Jesper Svensson" w:date="2026-07-01T13:22:00Z" w16du:dateUtc="2026-07-01T11:22:00Z">
            <w:rPr/>
          </w:rPrChange>
        </w:rPr>
        <w:t xml:space="preserve">The six biodiversity outcomes were represented by paired result-based and action-based conservation activities (Table 4). For estimation, one conservation activity was omitted as the reference category within each contract type to avoid perfect multicollinearity. Specifically, increasing deadwood volume served as the reference activity for the result-based contracts, while creating standing or lying deadwood served as the corresponding reference activity for the action-based contracts. We selected deadwood as the omitted reference activity because, among the conservation measures included in the experiment, it was considered the most appropriate benchmark during survey-design consultations with the Swedish Forest Agency and because deadwood retention already represents an established biodiversity-oriented management practice in Swedish forestry. Consequently, all estimated coefficients and willingness-to-accept (WTA) values for conservation activities should be interpreted relative to these deadwood reference activities rather than relative to the absence of a contract. </w:t>
      </w:r>
      <w:r w:rsidRPr="00BA44A6">
        <w:rPr>
          <w:lang w:val="en-GB"/>
        </w:rPr>
        <w:t>The no-contract alternative was included separately in every choice set and is captured by the alternative-specific constant.</w:t>
      </w:r>
    </w:p>
    <w:p w14:paraId="034BE7C4" w14:textId="65CAA633" w:rsidR="00103942" w:rsidRDefault="00814047">
      <w:pPr>
        <w:pStyle w:val="p2"/>
        <w:spacing w:line="276" w:lineRule="auto"/>
        <w:jc w:val="both"/>
        <w:rPr>
          <w:lang w:val="en-GB"/>
        </w:rPr>
        <w:pPrChange w:id="723" w:author="Jesper Svensson" w:date="2026-07-13T08:12:00Z" w16du:dateUtc="2026-07-13T06:12:00Z">
          <w:pPr>
            <w:pStyle w:val="NormalWeb"/>
            <w:spacing w:before="0" w:beforeAutospacing="0" w:after="120" w:afterAutospacing="0" w:line="276" w:lineRule="auto"/>
          </w:pPr>
        </w:pPrChange>
      </w:pPr>
      <w:r w:rsidRPr="00B935E4">
        <w:rPr>
          <w:lang w:val="en-GB"/>
        </w:rPr>
        <w:t>By limiting the combinations of attributes to an efficient number of different choices</w:t>
      </w:r>
      <w:r w:rsidR="00DC1562">
        <w:rPr>
          <w:lang w:val="en-GB"/>
        </w:rPr>
        <w:t xml:space="preserve"> </w:t>
      </w:r>
      <w:r w:rsidRPr="00B935E4">
        <w:rPr>
          <w:color w:val="000000"/>
          <w:lang w:val="en-GB"/>
        </w:rPr>
        <w:fldChar w:fldCharType="begin"/>
      </w:r>
      <w:r w:rsidR="00F31010">
        <w:rPr>
          <w:lang w:val="en-GB"/>
        </w:rPr>
        <w:instrText xml:space="preserve"> ADDIN ZOTERO_ITEM CSL_CITATION {"citationID":"7bpN1q34","properties":{"formattedCitation":"(29)","plainCitation":"(29)","noteIndex":0},"citationItems":[{"id":4544,"uris":["http://zotero.org/users/11471439/items/DGYHN4HL"],"itemData":{"id":4544,"type":"article-journal","abstract":"Disagreement among researchers regarding types of optimal choice experiments is often best seen as resulting from differences in the set of assumptions researchers are willing to make about the underlying data generating process. Much of the current debate may have confused, rather than enlightened applied researchers because the underlying source of the debate lacks transparency. We argue that this debate would be better served if it were much more closely tied to the large existing literature on optimal design of experiments, where many of the issues currently being discussed have long been examined. We further argue that the current debate misses several key issues that are likely to be important to making progress in understanding the role played by experimental designs in applied settings of interest in economics, marketing and transportation research.","container-title":"Journal of Choice Modelling","DOI":"10.1016/S1755-5345(13)70016-2","ISSN":"17555345","issue":"1","journalAbbreviation":"Journal of Choice Modelling","language":"en","license":"https://www.elsevier.com/tdm/userlicense/1.0/","page":"1-8","source":"DOI.org (Crossref)","title":"Design of Discrete Choice Experiments: A Discussion of Issues That Matter in Future Applied Research","title-short":"Design of Discrete Choice Experiments","volume":"4","author":[{"family":"Louviere","given":"Jordan J."},{"family":"Pihlens","given":"David"},{"family":"Carson","given":"Richard"}],"issued":{"date-parts":[["2011"]]}}}],"schema":"https://github.com/citation-style-language/schema/raw/master/csl-citation.json"} </w:instrText>
      </w:r>
      <w:r w:rsidRPr="00B935E4">
        <w:rPr>
          <w:color w:val="000000"/>
          <w:lang w:val="en-GB"/>
        </w:rPr>
        <w:fldChar w:fldCharType="separate"/>
      </w:r>
      <w:r w:rsidR="00F31010">
        <w:rPr>
          <w:rFonts w:eastAsiaTheme="minorEastAsia"/>
          <w:lang w:val="en-GB"/>
          <w14:ligatures w14:val="standardContextual"/>
        </w:rPr>
        <w:t>(29)</w:t>
      </w:r>
      <w:r w:rsidRPr="00B935E4">
        <w:rPr>
          <w:color w:val="000000"/>
          <w:lang w:val="en-GB"/>
        </w:rPr>
        <w:fldChar w:fldCharType="end"/>
      </w:r>
      <w:r w:rsidRPr="00B935E4">
        <w:rPr>
          <w:lang w:val="en-GB"/>
        </w:rPr>
        <w:t xml:space="preserve"> we generated a total of 24 choice-sets. </w:t>
      </w:r>
      <w:r w:rsidR="00430302" w:rsidRPr="00BA44A6">
        <w:rPr>
          <w:lang w:val="en-GB"/>
        </w:rPr>
        <w:t>The 24 generated choice sets were divided into four survey blocks, with each respondent completing six choice tasks. Across the 9,794 choice observations included in the estimation sample, respondents selected the result-based contract in 29.4% of cases, the action-based contract in 32.3% of cases, and the no-contract alternative in 38.3% of cases.</w:t>
      </w:r>
    </w:p>
    <w:p w14:paraId="541E66BC" w14:textId="592CB0A7" w:rsidR="00F96DD6" w:rsidDel="003126AD" w:rsidRDefault="00F96DD6" w:rsidP="00103942">
      <w:pPr>
        <w:pStyle w:val="NormalWeb"/>
        <w:spacing w:before="0" w:beforeAutospacing="0" w:after="120" w:afterAutospacing="0" w:line="276" w:lineRule="auto"/>
        <w:rPr>
          <w:lang w:val="en-GB"/>
        </w:rPr>
      </w:pPr>
    </w:p>
    <w:p w14:paraId="1EA59061" w14:textId="3EB82C2B" w:rsidR="00F96DD6" w:rsidRPr="00B74DB2" w:rsidRDefault="00F96DD6" w:rsidP="00F96DD6">
      <w:pPr>
        <w:rPr>
          <w:rFonts w:ascii="Times New Roman" w:hAnsi="Times New Roman"/>
          <w:sz w:val="20"/>
          <w:lang w:val="en-GB"/>
        </w:rPr>
      </w:pPr>
      <w:r w:rsidRPr="00B74DB2">
        <w:rPr>
          <w:rFonts w:ascii="Times New Roman" w:hAnsi="Times New Roman"/>
          <w:sz w:val="20"/>
          <w:lang w:val="en-GB"/>
        </w:rPr>
        <w:t xml:space="preserve">Table </w:t>
      </w:r>
      <w:r w:rsidR="00691F21">
        <w:rPr>
          <w:rFonts w:ascii="Times New Roman" w:hAnsi="Times New Roman"/>
          <w:sz w:val="20"/>
          <w:lang w:val="en-GB"/>
        </w:rPr>
        <w:t>4</w:t>
      </w:r>
      <w:r w:rsidRPr="00B74DB2">
        <w:rPr>
          <w:rFonts w:ascii="Times New Roman" w:hAnsi="Times New Roman"/>
          <w:sz w:val="20"/>
          <w:lang w:val="en-GB"/>
        </w:rPr>
        <w:t>. Experimental design, including references for formulation and choice of measures.</w:t>
      </w:r>
    </w:p>
    <w:tbl>
      <w:tblPr>
        <w:tblStyle w:val="TableGrid"/>
        <w:tblW w:w="9072" w:type="dxa"/>
        <w:tblInd w:w="-5" w:type="dxa"/>
        <w:tblLook w:val="04A0" w:firstRow="1" w:lastRow="0" w:firstColumn="1" w:lastColumn="0" w:noHBand="0" w:noVBand="1"/>
      </w:tblPr>
      <w:tblGrid>
        <w:gridCol w:w="2258"/>
        <w:gridCol w:w="3091"/>
        <w:gridCol w:w="2808"/>
        <w:gridCol w:w="915"/>
      </w:tblGrid>
      <w:tr w:rsidR="00F96DD6" w:rsidRPr="00B935E4" w14:paraId="0AACF14C" w14:textId="77777777" w:rsidTr="00013060">
        <w:tc>
          <w:tcPr>
            <w:tcW w:w="2268" w:type="dxa"/>
            <w:vMerge w:val="restart"/>
          </w:tcPr>
          <w:p w14:paraId="50A08F00" w14:textId="77777777" w:rsidR="00F96DD6" w:rsidRPr="00F96DD6" w:rsidRDefault="00F96DD6" w:rsidP="00013060">
            <w:pPr>
              <w:rPr>
                <w:rFonts w:ascii="Times New Roman" w:hAnsi="Times New Roman"/>
                <w:b/>
                <w:bCs/>
                <w:sz w:val="20"/>
                <w:lang w:val="en-GB"/>
              </w:rPr>
            </w:pPr>
            <w:r w:rsidRPr="00F96DD6">
              <w:rPr>
                <w:rFonts w:ascii="Times New Roman" w:hAnsi="Times New Roman"/>
                <w:b/>
                <w:bCs/>
                <w:sz w:val="20"/>
                <w:lang w:val="en-GB"/>
              </w:rPr>
              <w:t>Attribute</w:t>
            </w:r>
          </w:p>
        </w:tc>
        <w:tc>
          <w:tcPr>
            <w:tcW w:w="5954" w:type="dxa"/>
            <w:gridSpan w:val="2"/>
          </w:tcPr>
          <w:p w14:paraId="3A9AC635" w14:textId="77777777" w:rsidR="00F96DD6" w:rsidRPr="00F96DD6" w:rsidRDefault="00F96DD6" w:rsidP="00013060">
            <w:pPr>
              <w:rPr>
                <w:rFonts w:ascii="Times New Roman" w:hAnsi="Times New Roman"/>
                <w:b/>
                <w:bCs/>
                <w:sz w:val="20"/>
                <w:lang w:val="en-GB"/>
              </w:rPr>
            </w:pPr>
            <w:r w:rsidRPr="00F96DD6">
              <w:rPr>
                <w:rFonts w:ascii="Times New Roman" w:hAnsi="Times New Roman"/>
                <w:b/>
                <w:bCs/>
                <w:sz w:val="20"/>
                <w:lang w:val="en-GB"/>
              </w:rPr>
              <w:t>Types of contracts</w:t>
            </w:r>
          </w:p>
        </w:tc>
        <w:tc>
          <w:tcPr>
            <w:tcW w:w="850" w:type="dxa"/>
            <w:vMerge w:val="restart"/>
          </w:tcPr>
          <w:p w14:paraId="5EB2C142" w14:textId="77777777" w:rsidR="00F96DD6" w:rsidRPr="00F96DD6" w:rsidRDefault="00F96DD6" w:rsidP="00013060">
            <w:pPr>
              <w:rPr>
                <w:rFonts w:ascii="Times New Roman" w:hAnsi="Times New Roman"/>
                <w:b/>
                <w:bCs/>
                <w:sz w:val="20"/>
                <w:lang w:val="en-GB"/>
              </w:rPr>
            </w:pPr>
            <w:r w:rsidRPr="00F96DD6">
              <w:rPr>
                <w:rFonts w:ascii="Times New Roman" w:hAnsi="Times New Roman"/>
                <w:b/>
                <w:bCs/>
                <w:sz w:val="20"/>
                <w:lang w:val="en-GB"/>
              </w:rPr>
              <w:t>Source</w:t>
            </w:r>
          </w:p>
        </w:tc>
      </w:tr>
      <w:tr w:rsidR="00F96DD6" w:rsidRPr="00B935E4" w14:paraId="52F86C6D" w14:textId="77777777" w:rsidTr="00013060">
        <w:tc>
          <w:tcPr>
            <w:tcW w:w="2268" w:type="dxa"/>
            <w:vMerge/>
          </w:tcPr>
          <w:p w14:paraId="27B1AECD" w14:textId="77777777" w:rsidR="00F96DD6" w:rsidRPr="00F96DD6" w:rsidRDefault="00F96DD6" w:rsidP="00013060">
            <w:pPr>
              <w:rPr>
                <w:rFonts w:ascii="Times New Roman" w:hAnsi="Times New Roman"/>
                <w:sz w:val="20"/>
                <w:lang w:val="en-GB"/>
              </w:rPr>
            </w:pPr>
          </w:p>
        </w:tc>
        <w:tc>
          <w:tcPr>
            <w:tcW w:w="3119" w:type="dxa"/>
          </w:tcPr>
          <w:p w14:paraId="668BBF2B" w14:textId="77777777" w:rsidR="00F96DD6" w:rsidRPr="00F96DD6" w:rsidRDefault="00F96DD6" w:rsidP="00013060">
            <w:pPr>
              <w:rPr>
                <w:rFonts w:ascii="Times New Roman" w:hAnsi="Times New Roman"/>
                <w:i/>
                <w:iCs/>
                <w:sz w:val="20"/>
                <w:lang w:val="en-GB"/>
              </w:rPr>
            </w:pPr>
            <w:r w:rsidRPr="00F96DD6">
              <w:rPr>
                <w:rFonts w:ascii="Times New Roman" w:hAnsi="Times New Roman"/>
                <w:i/>
                <w:iCs/>
                <w:sz w:val="20"/>
                <w:lang w:val="en-GB"/>
              </w:rPr>
              <w:t>Result-based</w:t>
            </w:r>
          </w:p>
        </w:tc>
        <w:tc>
          <w:tcPr>
            <w:tcW w:w="2835" w:type="dxa"/>
          </w:tcPr>
          <w:p w14:paraId="1A31C684" w14:textId="77777777" w:rsidR="00F96DD6" w:rsidRPr="00F96DD6" w:rsidRDefault="00F96DD6" w:rsidP="00013060">
            <w:pPr>
              <w:rPr>
                <w:rFonts w:ascii="Times New Roman" w:hAnsi="Times New Roman"/>
                <w:i/>
                <w:iCs/>
                <w:sz w:val="20"/>
                <w:lang w:val="en-GB"/>
              </w:rPr>
            </w:pPr>
            <w:r w:rsidRPr="00F96DD6">
              <w:rPr>
                <w:rFonts w:ascii="Times New Roman" w:hAnsi="Times New Roman"/>
                <w:i/>
                <w:iCs/>
                <w:sz w:val="20"/>
                <w:lang w:val="en-GB"/>
              </w:rPr>
              <w:t>Action-based</w:t>
            </w:r>
          </w:p>
        </w:tc>
        <w:tc>
          <w:tcPr>
            <w:tcW w:w="850" w:type="dxa"/>
            <w:vMerge/>
          </w:tcPr>
          <w:p w14:paraId="02996D08" w14:textId="77777777" w:rsidR="00F96DD6" w:rsidRPr="00F96DD6" w:rsidRDefault="00F96DD6" w:rsidP="00013060">
            <w:pPr>
              <w:rPr>
                <w:rFonts w:ascii="Times New Roman" w:hAnsi="Times New Roman"/>
                <w:sz w:val="20"/>
                <w:lang w:val="en-GB"/>
              </w:rPr>
            </w:pPr>
          </w:p>
        </w:tc>
      </w:tr>
      <w:tr w:rsidR="00F96DD6" w:rsidRPr="00B935E4" w:rsidDel="00AA78CB" w14:paraId="2231D144" w14:textId="77777777" w:rsidTr="00013060">
        <w:tc>
          <w:tcPr>
            <w:tcW w:w="2268" w:type="dxa"/>
            <w:vMerge w:val="restart"/>
          </w:tcPr>
          <w:p w14:paraId="1F6464FF" w14:textId="77777777" w:rsidR="00F96DD6" w:rsidRPr="00F96DD6" w:rsidRDefault="00F96DD6" w:rsidP="00013060">
            <w:pPr>
              <w:rPr>
                <w:rFonts w:ascii="Times New Roman" w:hAnsi="Times New Roman"/>
                <w:i/>
                <w:iCs/>
                <w:sz w:val="20"/>
                <w:lang w:val="en-GB"/>
              </w:rPr>
            </w:pPr>
            <w:r w:rsidRPr="00F96DD6">
              <w:rPr>
                <w:rFonts w:ascii="Times New Roman" w:hAnsi="Times New Roman"/>
                <w:i/>
                <w:iCs/>
                <w:sz w:val="20"/>
                <w:lang w:val="en-GB"/>
              </w:rPr>
              <w:t>Conservation activity:</w:t>
            </w:r>
          </w:p>
          <w:p w14:paraId="69835B7B" w14:textId="77777777" w:rsidR="00F96DD6" w:rsidRPr="00F96DD6" w:rsidRDefault="00F96DD6" w:rsidP="00F96DD6">
            <w:pPr>
              <w:pStyle w:val="ListParagraph"/>
              <w:numPr>
                <w:ilvl w:val="0"/>
                <w:numId w:val="1"/>
              </w:numPr>
              <w:spacing w:after="120" w:line="276" w:lineRule="auto"/>
              <w:ind w:left="459"/>
              <w:jc w:val="both"/>
              <w:rPr>
                <w:rFonts w:ascii="Times New Roman" w:hAnsi="Times New Roman" w:cs="Times New Roman"/>
                <w:sz w:val="20"/>
                <w:szCs w:val="20"/>
                <w:lang w:val="en-GB"/>
              </w:rPr>
            </w:pPr>
            <w:r w:rsidRPr="00F96DD6">
              <w:rPr>
                <w:rFonts w:ascii="Times New Roman" w:hAnsi="Times New Roman" w:cs="Times New Roman"/>
                <w:sz w:val="20"/>
                <w:szCs w:val="20"/>
                <w:lang w:val="en-GB"/>
              </w:rPr>
              <w:t>Rewetting</w:t>
            </w:r>
          </w:p>
          <w:p w14:paraId="6F597D82" w14:textId="77777777" w:rsidR="00F96DD6" w:rsidRPr="00F96DD6" w:rsidRDefault="00F96DD6" w:rsidP="00013060">
            <w:pPr>
              <w:pStyle w:val="ListParagraph"/>
              <w:ind w:left="459"/>
              <w:rPr>
                <w:rFonts w:ascii="Times New Roman" w:hAnsi="Times New Roman" w:cs="Times New Roman"/>
                <w:sz w:val="20"/>
                <w:szCs w:val="20"/>
                <w:lang w:val="en-GB"/>
              </w:rPr>
            </w:pPr>
          </w:p>
          <w:p w14:paraId="5730DFC8" w14:textId="77777777" w:rsidR="00F96DD6" w:rsidRPr="00F96DD6" w:rsidRDefault="00F96DD6" w:rsidP="00013060">
            <w:pPr>
              <w:pStyle w:val="ListParagraph"/>
              <w:ind w:left="459"/>
              <w:rPr>
                <w:rFonts w:ascii="Times New Roman" w:hAnsi="Times New Roman" w:cs="Times New Roman"/>
                <w:sz w:val="20"/>
                <w:szCs w:val="20"/>
                <w:lang w:val="en-GB"/>
              </w:rPr>
            </w:pPr>
          </w:p>
          <w:p w14:paraId="0905E9BB" w14:textId="77777777" w:rsidR="00F96DD6" w:rsidRPr="00F96DD6" w:rsidRDefault="00F96DD6" w:rsidP="00F96DD6">
            <w:pPr>
              <w:pStyle w:val="ListParagraph"/>
              <w:numPr>
                <w:ilvl w:val="0"/>
                <w:numId w:val="1"/>
              </w:numPr>
              <w:spacing w:after="120" w:line="276" w:lineRule="auto"/>
              <w:ind w:left="459"/>
              <w:jc w:val="both"/>
              <w:rPr>
                <w:rFonts w:ascii="Times New Roman" w:hAnsi="Times New Roman" w:cs="Times New Roman"/>
                <w:sz w:val="20"/>
                <w:szCs w:val="20"/>
                <w:lang w:val="en-GB"/>
              </w:rPr>
            </w:pPr>
            <w:r w:rsidRPr="00F96DD6">
              <w:rPr>
                <w:rFonts w:ascii="Times New Roman" w:hAnsi="Times New Roman" w:cs="Times New Roman"/>
                <w:sz w:val="20"/>
                <w:szCs w:val="20"/>
                <w:lang w:val="en-GB"/>
              </w:rPr>
              <w:t>Bird conservation</w:t>
            </w:r>
          </w:p>
          <w:p w14:paraId="42E457E4" w14:textId="77777777" w:rsidR="00F96DD6" w:rsidRPr="00F96DD6" w:rsidRDefault="00F96DD6" w:rsidP="00013060">
            <w:pPr>
              <w:pStyle w:val="ListParagraph"/>
              <w:ind w:left="459"/>
              <w:rPr>
                <w:rFonts w:ascii="Times New Roman" w:hAnsi="Times New Roman" w:cs="Times New Roman"/>
                <w:sz w:val="20"/>
                <w:szCs w:val="20"/>
                <w:lang w:val="en-GB"/>
              </w:rPr>
            </w:pPr>
          </w:p>
          <w:p w14:paraId="4D0C9F11" w14:textId="77777777" w:rsidR="00F96DD6" w:rsidRPr="00F96DD6" w:rsidRDefault="00F96DD6" w:rsidP="00013060">
            <w:pPr>
              <w:pStyle w:val="ListParagraph"/>
              <w:ind w:left="459"/>
              <w:rPr>
                <w:rFonts w:ascii="Times New Roman" w:hAnsi="Times New Roman" w:cs="Times New Roman"/>
                <w:sz w:val="20"/>
                <w:szCs w:val="20"/>
                <w:lang w:val="en-GB"/>
              </w:rPr>
            </w:pPr>
          </w:p>
          <w:p w14:paraId="783F35D3" w14:textId="77777777" w:rsidR="00F96DD6" w:rsidRPr="00F96DD6" w:rsidRDefault="00F96DD6" w:rsidP="00F96DD6">
            <w:pPr>
              <w:pStyle w:val="ListParagraph"/>
              <w:numPr>
                <w:ilvl w:val="0"/>
                <w:numId w:val="1"/>
              </w:numPr>
              <w:spacing w:after="120" w:line="276" w:lineRule="auto"/>
              <w:ind w:left="459"/>
              <w:jc w:val="both"/>
              <w:rPr>
                <w:rFonts w:ascii="Times New Roman" w:hAnsi="Times New Roman" w:cs="Times New Roman"/>
                <w:sz w:val="20"/>
                <w:szCs w:val="20"/>
                <w:lang w:val="en-GB"/>
              </w:rPr>
            </w:pPr>
            <w:r w:rsidRPr="00F96DD6">
              <w:rPr>
                <w:rFonts w:ascii="Times New Roman" w:hAnsi="Times New Roman" w:cs="Times New Roman"/>
                <w:sz w:val="20"/>
                <w:szCs w:val="20"/>
                <w:lang w:val="en-GB"/>
              </w:rPr>
              <w:t>Food chains</w:t>
            </w:r>
          </w:p>
          <w:p w14:paraId="2C00DA03" w14:textId="77777777" w:rsidR="00F96DD6" w:rsidRPr="00F96DD6" w:rsidRDefault="00F96DD6" w:rsidP="00013060">
            <w:pPr>
              <w:pStyle w:val="ListParagraph"/>
              <w:ind w:left="459"/>
              <w:rPr>
                <w:rFonts w:ascii="Times New Roman" w:hAnsi="Times New Roman" w:cs="Times New Roman"/>
                <w:sz w:val="20"/>
                <w:szCs w:val="20"/>
                <w:lang w:val="en-GB"/>
              </w:rPr>
            </w:pPr>
          </w:p>
          <w:p w14:paraId="37B87065" w14:textId="77777777" w:rsidR="00F96DD6" w:rsidRPr="00F96DD6" w:rsidRDefault="00F96DD6" w:rsidP="00013060">
            <w:pPr>
              <w:pStyle w:val="ListParagraph"/>
              <w:ind w:left="459"/>
              <w:rPr>
                <w:rFonts w:ascii="Times New Roman" w:hAnsi="Times New Roman" w:cs="Times New Roman"/>
                <w:sz w:val="20"/>
                <w:szCs w:val="20"/>
                <w:lang w:val="en-GB"/>
              </w:rPr>
            </w:pPr>
          </w:p>
          <w:p w14:paraId="39BC9B39" w14:textId="77777777" w:rsidR="00F96DD6" w:rsidRPr="00F96DD6" w:rsidRDefault="00F96DD6" w:rsidP="00F96DD6">
            <w:pPr>
              <w:pStyle w:val="ListParagraph"/>
              <w:numPr>
                <w:ilvl w:val="0"/>
                <w:numId w:val="1"/>
              </w:numPr>
              <w:spacing w:after="120" w:line="276" w:lineRule="auto"/>
              <w:ind w:left="459"/>
              <w:jc w:val="both"/>
              <w:rPr>
                <w:rFonts w:ascii="Times New Roman" w:hAnsi="Times New Roman" w:cs="Times New Roman"/>
                <w:sz w:val="20"/>
                <w:szCs w:val="20"/>
                <w:lang w:val="en-GB"/>
              </w:rPr>
            </w:pPr>
            <w:r w:rsidRPr="00F96DD6">
              <w:rPr>
                <w:rFonts w:ascii="Times New Roman" w:hAnsi="Times New Roman" w:cs="Times New Roman"/>
                <w:sz w:val="20"/>
                <w:szCs w:val="20"/>
                <w:lang w:val="en-GB"/>
              </w:rPr>
              <w:t xml:space="preserve">Forest structures </w:t>
            </w:r>
          </w:p>
          <w:p w14:paraId="139BACF5" w14:textId="77777777" w:rsidR="00F96DD6" w:rsidRPr="00F96DD6" w:rsidRDefault="00F96DD6" w:rsidP="00013060">
            <w:pPr>
              <w:pStyle w:val="ListParagraph"/>
              <w:ind w:left="459"/>
              <w:rPr>
                <w:rFonts w:ascii="Times New Roman" w:hAnsi="Times New Roman" w:cs="Times New Roman"/>
                <w:sz w:val="20"/>
                <w:szCs w:val="20"/>
                <w:lang w:val="en-GB"/>
              </w:rPr>
            </w:pPr>
          </w:p>
          <w:p w14:paraId="5646DEE9" w14:textId="77777777" w:rsidR="00F96DD6" w:rsidRPr="00F96DD6" w:rsidRDefault="00F96DD6" w:rsidP="00F96DD6">
            <w:pPr>
              <w:pStyle w:val="ListParagraph"/>
              <w:numPr>
                <w:ilvl w:val="0"/>
                <w:numId w:val="1"/>
              </w:numPr>
              <w:spacing w:afterLines="120" w:after="288" w:line="276" w:lineRule="auto"/>
              <w:ind w:left="459"/>
              <w:jc w:val="both"/>
              <w:rPr>
                <w:rFonts w:ascii="Times New Roman" w:hAnsi="Times New Roman" w:cs="Times New Roman"/>
                <w:sz w:val="20"/>
                <w:szCs w:val="20"/>
                <w:lang w:val="en-GB"/>
              </w:rPr>
            </w:pPr>
            <w:r w:rsidRPr="00F96DD6">
              <w:rPr>
                <w:rFonts w:ascii="Times New Roman" w:hAnsi="Times New Roman" w:cs="Times New Roman"/>
                <w:sz w:val="20"/>
                <w:szCs w:val="20"/>
                <w:lang w:val="en-GB"/>
              </w:rPr>
              <w:t>Set asides</w:t>
            </w:r>
          </w:p>
          <w:p w14:paraId="77E27B6A" w14:textId="77777777" w:rsidR="00F96DD6" w:rsidRPr="00F96DD6" w:rsidRDefault="00F96DD6" w:rsidP="00013060">
            <w:pPr>
              <w:pStyle w:val="ListParagraph"/>
              <w:spacing w:afterLines="120" w:after="288"/>
              <w:ind w:left="459"/>
              <w:rPr>
                <w:rFonts w:ascii="Times New Roman" w:hAnsi="Times New Roman" w:cs="Times New Roman"/>
                <w:sz w:val="20"/>
                <w:szCs w:val="20"/>
                <w:lang w:val="en-GB"/>
              </w:rPr>
            </w:pPr>
          </w:p>
          <w:p w14:paraId="46A58B7E" w14:textId="77777777" w:rsidR="00F96DD6" w:rsidRPr="00F96DD6" w:rsidRDefault="00F96DD6" w:rsidP="00013060">
            <w:pPr>
              <w:pStyle w:val="ListParagraph"/>
              <w:spacing w:afterLines="120" w:after="288"/>
              <w:ind w:left="459"/>
              <w:rPr>
                <w:rFonts w:ascii="Times New Roman" w:hAnsi="Times New Roman" w:cs="Times New Roman"/>
                <w:sz w:val="20"/>
                <w:szCs w:val="20"/>
                <w:lang w:val="en-GB"/>
              </w:rPr>
            </w:pPr>
          </w:p>
          <w:p w14:paraId="57E52F86" w14:textId="77777777" w:rsidR="00F96DD6" w:rsidRPr="00F96DD6" w:rsidRDefault="00F96DD6" w:rsidP="00F96DD6">
            <w:pPr>
              <w:pStyle w:val="ListParagraph"/>
              <w:numPr>
                <w:ilvl w:val="0"/>
                <w:numId w:val="1"/>
              </w:numPr>
              <w:spacing w:before="120" w:after="120" w:line="276" w:lineRule="auto"/>
              <w:ind w:left="453" w:hanging="357"/>
              <w:jc w:val="both"/>
              <w:rPr>
                <w:rFonts w:ascii="Times New Roman" w:hAnsi="Times New Roman" w:cs="Times New Roman"/>
                <w:sz w:val="20"/>
                <w:szCs w:val="20"/>
                <w:lang w:val="en-GB"/>
              </w:rPr>
            </w:pPr>
            <w:r w:rsidRPr="00F96DD6">
              <w:rPr>
                <w:rFonts w:ascii="Times New Roman" w:hAnsi="Times New Roman" w:cs="Times New Roman"/>
                <w:sz w:val="20"/>
                <w:szCs w:val="20"/>
                <w:lang w:val="en-GB"/>
              </w:rPr>
              <w:t>Old growth forests</w:t>
            </w:r>
          </w:p>
        </w:tc>
        <w:tc>
          <w:tcPr>
            <w:tcW w:w="3119" w:type="dxa"/>
          </w:tcPr>
          <w:p w14:paraId="0E5CFDDA" w14:textId="77777777" w:rsidR="00F96DD6" w:rsidRPr="00F96DD6" w:rsidRDefault="00F96DD6" w:rsidP="00013060">
            <w:pPr>
              <w:rPr>
                <w:rFonts w:ascii="Times New Roman" w:hAnsi="Times New Roman"/>
                <w:sz w:val="20"/>
                <w:vertAlign w:val="superscript"/>
                <w:lang w:val="en-GB"/>
              </w:rPr>
            </w:pPr>
            <w:r w:rsidRPr="00F96DD6">
              <w:rPr>
                <w:rFonts w:ascii="Times New Roman" w:hAnsi="Times New Roman"/>
                <w:sz w:val="20"/>
                <w:lang w:val="en-GB"/>
              </w:rPr>
              <w:lastRenderedPageBreak/>
              <w:t>SEK/ha for rewetting forest land (e.g. by laying/plugging ditches)</w:t>
            </w:r>
          </w:p>
        </w:tc>
        <w:tc>
          <w:tcPr>
            <w:tcW w:w="2835" w:type="dxa"/>
          </w:tcPr>
          <w:p w14:paraId="20834354" w14:textId="77777777" w:rsidR="00F96DD6" w:rsidRPr="00F96DD6" w:rsidRDefault="00F96DD6" w:rsidP="00013060">
            <w:pPr>
              <w:rPr>
                <w:rFonts w:ascii="Times New Roman" w:hAnsi="Times New Roman"/>
                <w:sz w:val="20"/>
                <w:vertAlign w:val="superscript"/>
                <w:lang w:val="en-GB"/>
              </w:rPr>
            </w:pPr>
            <w:r w:rsidRPr="00F96DD6">
              <w:rPr>
                <w:rFonts w:ascii="Times New Roman" w:hAnsi="Times New Roman"/>
                <w:sz w:val="20"/>
                <w:lang w:val="en-GB"/>
              </w:rPr>
              <w:t>SEK/ha for creating functional bufferstrips of at least 12.5 metres around streams</w:t>
            </w:r>
          </w:p>
        </w:tc>
        <w:tc>
          <w:tcPr>
            <w:tcW w:w="850" w:type="dxa"/>
          </w:tcPr>
          <w:p w14:paraId="66BAAAA8" w14:textId="1C3E12B9" w:rsidR="00F96DD6" w:rsidRPr="00F96DD6" w:rsidDel="00AA78CB" w:rsidRDefault="00F96DD6" w:rsidP="00013060">
            <w:pPr>
              <w:rPr>
                <w:rFonts w:ascii="Times New Roman" w:hAnsi="Times New Roman"/>
                <w:sz w:val="20"/>
                <w:vertAlign w:val="superscript"/>
                <w:lang w:val="en-GB"/>
              </w:rPr>
            </w:pPr>
            <w:r w:rsidRPr="00F96DD6">
              <w:rPr>
                <w:rFonts w:ascii="Times New Roman" w:hAnsi="Times New Roman"/>
                <w:sz w:val="20"/>
                <w:vertAlign w:val="superscript"/>
                <w:lang w:val="en-GB"/>
              </w:rPr>
              <w:fldChar w:fldCharType="begin"/>
            </w:r>
            <w:r w:rsidR="00F31010">
              <w:rPr>
                <w:rFonts w:ascii="Times New Roman" w:hAnsi="Times New Roman"/>
                <w:sz w:val="20"/>
                <w:vertAlign w:val="superscript"/>
                <w:lang w:val="en-GB"/>
              </w:rPr>
              <w:instrText xml:space="preserve"> ADDIN ZOTERO_ITEM CSL_CITATION {"citationID":"8C4JYOhR","properties":{"formattedCitation":"(30)","plainCitation":"(30)","noteIndex":0},"citationItems":[{"id":4551,"uris":["http://zotero.org/users/11471439/items/YK8I54VE"],"itemData":{"id":4551,"type":"report","language":"sv","source":"Zotero","title":"Naturbaserade lösningar mot översvämning - en praktisk handbok","URL":"https://catalog.lansstyrelsen.se/store/13/resource/DO_2018__3","author":[{"family":"Länsstyrelsen Västra Götalands län","given":""}],"issued":{"date-parts":[["2018"]]}}}],"schema":"https://github.com/citation-style-language/schema/raw/master/csl-citation.json"} </w:instrText>
            </w:r>
            <w:r w:rsidRPr="00F96DD6">
              <w:rPr>
                <w:rFonts w:ascii="Times New Roman" w:hAnsi="Times New Roman"/>
                <w:sz w:val="20"/>
                <w:vertAlign w:val="superscript"/>
                <w:lang w:val="en-GB"/>
              </w:rPr>
              <w:fldChar w:fldCharType="separate"/>
            </w:r>
            <w:r w:rsidR="00F31010">
              <w:rPr>
                <w:rFonts w:ascii="Times New Roman" w:eastAsiaTheme="minorEastAsia" w:hAnsi="Times New Roman"/>
                <w:sz w:val="20"/>
                <w14:ligatures w14:val="standardContextual"/>
              </w:rPr>
              <w:t>(30)</w:t>
            </w:r>
            <w:r w:rsidRPr="00F96DD6">
              <w:rPr>
                <w:rFonts w:ascii="Times New Roman" w:hAnsi="Times New Roman"/>
                <w:sz w:val="20"/>
                <w:vertAlign w:val="superscript"/>
                <w:lang w:val="en-GB"/>
              </w:rPr>
              <w:fldChar w:fldCharType="end"/>
            </w:r>
          </w:p>
        </w:tc>
      </w:tr>
      <w:tr w:rsidR="00F96DD6" w:rsidRPr="001413D8" w:rsidDel="00AA78CB" w14:paraId="568C5EDD" w14:textId="77777777" w:rsidTr="00013060">
        <w:tc>
          <w:tcPr>
            <w:tcW w:w="2268" w:type="dxa"/>
            <w:vMerge/>
          </w:tcPr>
          <w:p w14:paraId="6C35D632" w14:textId="77777777" w:rsidR="00F96DD6" w:rsidRPr="00F96DD6" w:rsidRDefault="00F96DD6" w:rsidP="00013060">
            <w:pPr>
              <w:rPr>
                <w:rFonts w:ascii="Times New Roman" w:hAnsi="Times New Roman"/>
                <w:sz w:val="20"/>
                <w:lang w:val="en-GB"/>
              </w:rPr>
            </w:pPr>
          </w:p>
        </w:tc>
        <w:tc>
          <w:tcPr>
            <w:tcW w:w="3119" w:type="dxa"/>
          </w:tcPr>
          <w:p w14:paraId="68673AB7" w14:textId="77777777" w:rsidR="00F96DD6" w:rsidRPr="00F96DD6" w:rsidRDefault="00F96DD6" w:rsidP="00013060">
            <w:pPr>
              <w:rPr>
                <w:rFonts w:ascii="Times New Roman" w:hAnsi="Times New Roman"/>
                <w:sz w:val="20"/>
                <w:lang w:val="en-GB"/>
              </w:rPr>
            </w:pPr>
            <w:r w:rsidRPr="00F96DD6">
              <w:rPr>
                <w:rFonts w:ascii="Times New Roman" w:hAnsi="Times New Roman"/>
                <w:sz w:val="20"/>
                <w:lang w:val="en-GB"/>
              </w:rPr>
              <w:t>Paid per 5 % increase in the observed diversity of birds in the forest area (i.e. above the estimated average population)</w:t>
            </w:r>
          </w:p>
        </w:tc>
        <w:tc>
          <w:tcPr>
            <w:tcW w:w="2835" w:type="dxa"/>
          </w:tcPr>
          <w:p w14:paraId="5B4476BD" w14:textId="77777777" w:rsidR="00F96DD6" w:rsidRPr="00F96DD6" w:rsidRDefault="00F96DD6" w:rsidP="00013060">
            <w:pPr>
              <w:rPr>
                <w:rFonts w:ascii="Times New Roman" w:hAnsi="Times New Roman"/>
                <w:sz w:val="20"/>
                <w:vertAlign w:val="superscript"/>
                <w:lang w:val="en-GB"/>
              </w:rPr>
            </w:pPr>
            <w:r w:rsidRPr="00F96DD6">
              <w:rPr>
                <w:rFonts w:ascii="Times New Roman" w:hAnsi="Times New Roman"/>
                <w:sz w:val="20"/>
                <w:lang w:val="en-GB"/>
              </w:rPr>
              <w:t>SEK/ha for not felling breeding grounds for birds (e.g. capercaillie)</w:t>
            </w:r>
          </w:p>
        </w:tc>
        <w:tc>
          <w:tcPr>
            <w:tcW w:w="850" w:type="dxa"/>
          </w:tcPr>
          <w:p w14:paraId="6C8C1EF4" w14:textId="3C7B9D5A" w:rsidR="00F96DD6" w:rsidRPr="00F96DD6" w:rsidDel="00AA78CB" w:rsidRDefault="00F96DD6" w:rsidP="00013060">
            <w:pPr>
              <w:rPr>
                <w:rFonts w:ascii="Times New Roman" w:hAnsi="Times New Roman"/>
                <w:sz w:val="20"/>
                <w:vertAlign w:val="superscript"/>
                <w:lang w:val="en-GB"/>
              </w:rPr>
            </w:pPr>
            <w:r w:rsidRPr="00F96DD6">
              <w:rPr>
                <w:rFonts w:ascii="Times New Roman" w:hAnsi="Times New Roman"/>
                <w:sz w:val="20"/>
                <w:vertAlign w:val="superscript"/>
                <w:lang w:val="en-GB"/>
              </w:rPr>
              <w:fldChar w:fldCharType="begin"/>
            </w:r>
            <w:r w:rsidR="00F31010">
              <w:rPr>
                <w:rFonts w:ascii="Times New Roman" w:hAnsi="Times New Roman"/>
                <w:sz w:val="20"/>
                <w:vertAlign w:val="superscript"/>
                <w:lang w:val="en-GB"/>
              </w:rPr>
              <w:instrText xml:space="preserve"> ADDIN ZOTERO_ITEM CSL_CITATION {"citationID":"glgpuwMm","properties":{"formattedCitation":"(31)","plainCitation":"(31)","noteIndex":0},"citationItems":[{"id":4554,"uris":["http://zotero.org/users/11471439/items/2JTY3WAL"],"itemData":{"id":4554,"type":"article-journal","abstract":"Current levels of forestry expansion in boreal forests threaten to radically reduce biodiversity. For many forestdwelling species the threat is not simply because the forest is used for biomass production, but rather how it is used. Retention forestry practices aim to limit impacts on biodiversity during the final felling stage of a forestry cycle. However, the efficiency of such methods in retaining biodiversity have rarely been studied for intermediate forestry stages (e.g., forest thinning) with experimental approaches entirely absent from boreal forests. Therefore, we conducted a before-after control-impact experiment in Sweden to investigate the short-term response in occurrence of individual bird species, guilds, and population trend groups (positive, stable, or negative population trend), as well as the response in nest box occupancy and in the reproductive success of Parus major to three different thinning treatments. The three treatments were i) conventional thinning at the plot and stand scale, (ii) understory retention thinning, where at least 250 spruces with live branches below 2 m above ground are retained per hectare, and (iii) complete retention plots, where the forest was not thinned on ~1 ha plots within conventionally thinned forest stands. We found that conventional forest thinning was likely the cause for observed declines in bird occurrence, with ~20% of the species showing clear negative responses. Our results indicate that understory retention thinning with double the retention level as previously suggested and combining conventional thinning with complete retention plots, could largely alleviate the short term negative effects of conventional thinning. This was the case for all guilds, population trend groups and individual bird species, except for Poecile montanus, which responded negatively to complete retention. Among the birds occupying the nest boxes, only Cyanistes caeruleus responded to any of the treatments, with higher nest box occupancy upon understory retention thinning. No thinning treatment affected reproductive success in P. major. Our results clearly show that thinning practices that retain the diversity of forest-dwelling birds are possible. Hence, this study provides a crucial puzzle piece towards more sustainable forestry practices in the boreal region.","container-title":"Forest Ecology and Management","DOI":"10.1016/j.foreco.2022.120084","ISSN":"03781127","journalAbbreviation":"Forest Ecology and Management","language":"en","page":"120084","source":"DOI.org (Crossref)","title":"Short-term experimental support for bird diversity retention measures during thinning in European boreal forests","volume":"509","author":[{"family":"Klein","given":"Julian"},{"family":"Low","given":"Matthew"},{"family":"Sjögren","given":"Jörgen"},{"family":"Eggers","given":"Sönke"}],"issued":{"date-parts":[["2022",4]]}}}],"schema":"https://github.com/citation-style-language/schema/raw/master/csl-citation.json"} </w:instrText>
            </w:r>
            <w:r w:rsidRPr="00F96DD6">
              <w:rPr>
                <w:rFonts w:ascii="Times New Roman" w:hAnsi="Times New Roman"/>
                <w:sz w:val="20"/>
                <w:vertAlign w:val="superscript"/>
                <w:lang w:val="en-GB"/>
              </w:rPr>
              <w:fldChar w:fldCharType="separate"/>
            </w:r>
            <w:r w:rsidR="00F31010">
              <w:rPr>
                <w:rFonts w:ascii="Times New Roman" w:eastAsiaTheme="minorEastAsia" w:hAnsi="Times New Roman"/>
                <w:sz w:val="20"/>
                <w14:ligatures w14:val="standardContextual"/>
              </w:rPr>
              <w:t>(31)</w:t>
            </w:r>
            <w:r w:rsidRPr="00F96DD6">
              <w:rPr>
                <w:rFonts w:ascii="Times New Roman" w:hAnsi="Times New Roman"/>
                <w:sz w:val="20"/>
                <w:vertAlign w:val="superscript"/>
                <w:lang w:val="en-GB"/>
              </w:rPr>
              <w:fldChar w:fldCharType="end"/>
            </w:r>
            <w:r w:rsidRPr="00F96DD6">
              <w:rPr>
                <w:rFonts w:ascii="Times New Roman" w:hAnsi="Times New Roman"/>
                <w:sz w:val="20"/>
                <w:vertAlign w:val="superscript"/>
                <w:lang w:val="en-GB"/>
              </w:rPr>
              <w:t xml:space="preserve">, </w:t>
            </w:r>
            <w:r w:rsidRPr="00F96DD6">
              <w:rPr>
                <w:rFonts w:ascii="Times New Roman" w:hAnsi="Times New Roman"/>
                <w:sz w:val="20"/>
                <w:vertAlign w:val="superscript"/>
                <w:lang w:val="en-GB"/>
              </w:rPr>
              <w:fldChar w:fldCharType="begin"/>
            </w:r>
            <w:r w:rsidR="00F31010">
              <w:rPr>
                <w:rFonts w:ascii="Times New Roman" w:hAnsi="Times New Roman"/>
                <w:sz w:val="20"/>
                <w:vertAlign w:val="superscript"/>
                <w:lang w:val="en-GB"/>
              </w:rPr>
              <w:instrText xml:space="preserve"> ADDIN ZOTERO_ITEM CSL_CITATION {"citationID":"gf7UiR1k","properties":{"formattedCitation":"(32)","plainCitation":"(32)","noteIndex":0},"citationItems":[{"id":4609,"uris":["http://zotero.org/users/11471439/items/ZVGHLLWC"],"itemData":{"id":4609,"type":"article-journal","container-title":"Scandinavian Journal of Forest Research","ISSN":"0282-7581","journalAbbreviation":"Scand.J.For.Res.","language":"en","page":"225-236","source":"Zotero","title":"Habitat Composition and Bird Diversity in Managed Boreal Forests","volume":"18","author":[{"family":"Jansson","given":"Gunnar"},{"family":"Andren","given":"Henrik"}],"issued":{"date-parts":[["2003"]]}}}],"schema":"https://github.com/citation-style-language/schema/raw/master/csl-citation.json"} </w:instrText>
            </w:r>
            <w:r w:rsidRPr="00F96DD6">
              <w:rPr>
                <w:rFonts w:ascii="Times New Roman" w:hAnsi="Times New Roman"/>
                <w:sz w:val="20"/>
                <w:vertAlign w:val="superscript"/>
                <w:lang w:val="en-GB"/>
              </w:rPr>
              <w:fldChar w:fldCharType="separate"/>
            </w:r>
            <w:r w:rsidR="00F31010">
              <w:rPr>
                <w:rFonts w:ascii="Times New Roman" w:eastAsiaTheme="minorEastAsia" w:hAnsi="Times New Roman"/>
                <w:sz w:val="20"/>
                <w14:ligatures w14:val="standardContextual"/>
              </w:rPr>
              <w:t>(32)</w:t>
            </w:r>
            <w:r w:rsidRPr="00F96DD6">
              <w:rPr>
                <w:rFonts w:ascii="Times New Roman" w:hAnsi="Times New Roman"/>
                <w:sz w:val="20"/>
                <w:vertAlign w:val="superscript"/>
                <w:lang w:val="en-GB"/>
              </w:rPr>
              <w:fldChar w:fldCharType="end"/>
            </w:r>
            <w:r w:rsidRPr="00F96DD6">
              <w:rPr>
                <w:rFonts w:ascii="Times New Roman" w:hAnsi="Times New Roman"/>
                <w:sz w:val="20"/>
                <w:vertAlign w:val="superscript"/>
                <w:lang w:val="en-GB"/>
              </w:rPr>
              <w:t xml:space="preserve">, </w:t>
            </w:r>
            <w:r w:rsidRPr="00F96DD6">
              <w:rPr>
                <w:rFonts w:ascii="Times New Roman" w:hAnsi="Times New Roman"/>
                <w:sz w:val="20"/>
                <w:vertAlign w:val="superscript"/>
                <w:lang w:val="en-GB"/>
              </w:rPr>
              <w:fldChar w:fldCharType="begin"/>
            </w:r>
            <w:r w:rsidR="00F31010">
              <w:rPr>
                <w:rFonts w:ascii="Times New Roman" w:hAnsi="Times New Roman"/>
                <w:sz w:val="20"/>
                <w:vertAlign w:val="superscript"/>
                <w:lang w:val="en-GB"/>
              </w:rPr>
              <w:instrText xml:space="preserve"> ADDIN ZOTERO_ITEM CSL_CITATION {"citationID":"JgukNJAQ","properties":{"formattedCitation":"(33)","plainCitation":"(33)","noteIndex":0},"citationItems":[{"id":4557,"uris":["http://zotero.org/users/11471439/items/ZY4PREPC"],"itemData":{"id":4557,"type":"article-journal","abstract":"A wide range of different biodiversity indicators have been identified in different biomes and types of environments. However, we currently lack a clear understanding under which circumstances proposed biodiversity indicators are valid indicators and when they are not. Here we conducted a large-scale restoration experiment by emulating natural disturbances through prescribed burning and gap-cutting. From this experiment data of resident forest birds was used to, (1) identify biodiversity indicators in the middle and northern boreal zone, (2) test the effect of forest restoration practices on biodiversity indicators and (3) explore the patterns when biodiversity indicator analyses are performed across a wider range of forest types including both restored and unrestored sites. Additionally, to understand the occurrence of species we correlated their occurrence with local habitat structures across different forest types. We found that both the three-toed woodpecker (Picoides tridactylus) and Siberian jay (Perisoreus infaustus) were important biodiversity indicators for the middle/northern boreal zone. The occurrence of these species can generally be used to identify species rich areas across different forest types. However, the three-toed woodpecker, the best indicator for unrestored forest, lost its indicator value after prescribed burning; in these stands the goldcrest (Regulus regulus) was the best biodiversity indicator. Based on habitat associations, we suggest that biodiversity indicators in boreal forest not only indicate high species richness but also structural habitat complexity. Our results draw attention to the fact that one must be careful about using previously identified biodiversity indicators in ecosystems subjected to ecological restoration.","container-title":"Ecological Indicators","DOI":"10.1016/j.ecolind.2018.10.020","ISSN":"1470160X","journalAbbreviation":"Ecological Indicators","language":"en","page":"104-111","source":"DOI.org (Crossref)","title":"Ecological restoration modifies the value of biodiversity indicators in resident boreal forest birds","volume":"98","author":[{"family":"Versluijs","given":"Martijn"},{"family":"Hjältén","given":"Joakim"},{"family":"Roberge","given":"Jean-Michel"}],"issued":{"date-parts":[["2019",3]]}}}],"schema":"https://github.com/citation-style-language/schema/raw/master/csl-citation.json"} </w:instrText>
            </w:r>
            <w:r w:rsidRPr="00F96DD6">
              <w:rPr>
                <w:rFonts w:ascii="Times New Roman" w:hAnsi="Times New Roman"/>
                <w:sz w:val="20"/>
                <w:vertAlign w:val="superscript"/>
                <w:lang w:val="en-GB"/>
              </w:rPr>
              <w:fldChar w:fldCharType="separate"/>
            </w:r>
            <w:r w:rsidR="00F31010">
              <w:rPr>
                <w:rFonts w:ascii="Times New Roman" w:eastAsiaTheme="minorEastAsia" w:hAnsi="Times New Roman"/>
                <w:sz w:val="20"/>
                <w:lang w:val="en-GB"/>
                <w14:ligatures w14:val="standardContextual"/>
              </w:rPr>
              <w:t>(33)</w:t>
            </w:r>
            <w:r w:rsidRPr="00F96DD6">
              <w:rPr>
                <w:rFonts w:ascii="Times New Roman" w:hAnsi="Times New Roman"/>
                <w:sz w:val="20"/>
                <w:vertAlign w:val="superscript"/>
                <w:lang w:val="en-GB"/>
              </w:rPr>
              <w:fldChar w:fldCharType="end"/>
            </w:r>
          </w:p>
        </w:tc>
      </w:tr>
      <w:tr w:rsidR="00F96DD6" w:rsidRPr="00E91C0D" w:rsidDel="00AA78CB" w14:paraId="4A49D048" w14:textId="77777777" w:rsidTr="00013060">
        <w:tc>
          <w:tcPr>
            <w:tcW w:w="2268" w:type="dxa"/>
            <w:vMerge/>
          </w:tcPr>
          <w:p w14:paraId="62203799" w14:textId="77777777" w:rsidR="00F96DD6" w:rsidRPr="00F96DD6" w:rsidRDefault="00F96DD6" w:rsidP="00013060">
            <w:pPr>
              <w:rPr>
                <w:rFonts w:ascii="Times New Roman" w:hAnsi="Times New Roman"/>
                <w:sz w:val="20"/>
                <w:lang w:val="en-GB"/>
              </w:rPr>
            </w:pPr>
          </w:p>
        </w:tc>
        <w:tc>
          <w:tcPr>
            <w:tcW w:w="3119" w:type="dxa"/>
          </w:tcPr>
          <w:p w14:paraId="0901D754" w14:textId="77777777" w:rsidR="00F96DD6" w:rsidRPr="00F96DD6" w:rsidRDefault="00F96DD6" w:rsidP="00013060">
            <w:pPr>
              <w:rPr>
                <w:rFonts w:ascii="Times New Roman" w:hAnsi="Times New Roman"/>
                <w:sz w:val="20"/>
                <w:lang w:val="en-GB"/>
              </w:rPr>
            </w:pPr>
            <w:r w:rsidRPr="00F96DD6">
              <w:rPr>
                <w:rFonts w:ascii="Times New Roman" w:hAnsi="Times New Roman"/>
                <w:sz w:val="20"/>
                <w:lang w:val="en-GB"/>
              </w:rPr>
              <w:t>SEK/ha for each m</w:t>
            </w:r>
            <w:r w:rsidRPr="00F96DD6">
              <w:rPr>
                <w:rFonts w:ascii="Times New Roman" w:hAnsi="Times New Roman"/>
                <w:sz w:val="20"/>
                <w:vertAlign w:val="superscript"/>
                <w:lang w:val="en-GB"/>
              </w:rPr>
              <w:t>3</w:t>
            </w:r>
            <w:r w:rsidRPr="00F96DD6">
              <w:rPr>
                <w:rFonts w:ascii="Times New Roman" w:hAnsi="Times New Roman"/>
                <w:sz w:val="20"/>
                <w:lang w:val="en-GB"/>
              </w:rPr>
              <w:t xml:space="preserve"> over 6 m</w:t>
            </w:r>
            <w:r w:rsidRPr="00F96DD6">
              <w:rPr>
                <w:rFonts w:ascii="Times New Roman" w:hAnsi="Times New Roman"/>
                <w:sz w:val="20"/>
                <w:vertAlign w:val="superscript"/>
                <w:lang w:val="en-GB"/>
              </w:rPr>
              <w:t>3</w:t>
            </w:r>
            <w:r w:rsidRPr="00F96DD6">
              <w:rPr>
                <w:rFonts w:ascii="Times New Roman" w:hAnsi="Times New Roman"/>
                <w:sz w:val="20"/>
                <w:lang w:val="en-GB"/>
              </w:rPr>
              <w:t>/ha of dead wood volume</w:t>
            </w:r>
          </w:p>
        </w:tc>
        <w:tc>
          <w:tcPr>
            <w:tcW w:w="2835" w:type="dxa"/>
          </w:tcPr>
          <w:p w14:paraId="26AE76D3" w14:textId="77777777" w:rsidR="00F96DD6" w:rsidRPr="00F96DD6" w:rsidRDefault="00F96DD6" w:rsidP="00013060">
            <w:pPr>
              <w:rPr>
                <w:rFonts w:ascii="Times New Roman" w:hAnsi="Times New Roman"/>
                <w:sz w:val="20"/>
                <w:vertAlign w:val="superscript"/>
                <w:lang w:val="en-GB"/>
              </w:rPr>
            </w:pPr>
            <w:r w:rsidRPr="00F96DD6">
              <w:rPr>
                <w:rFonts w:ascii="Times New Roman" w:hAnsi="Times New Roman"/>
                <w:sz w:val="20"/>
                <w:lang w:val="en-GB"/>
              </w:rPr>
              <w:t>SEK/ha for creating 7 m</w:t>
            </w:r>
            <w:r w:rsidRPr="00F96DD6">
              <w:rPr>
                <w:rFonts w:ascii="Times New Roman" w:hAnsi="Times New Roman"/>
                <w:sz w:val="20"/>
                <w:vertAlign w:val="superscript"/>
                <w:lang w:val="en-GB"/>
              </w:rPr>
              <w:t>3</w:t>
            </w:r>
            <w:r w:rsidRPr="00F96DD6">
              <w:rPr>
                <w:rFonts w:ascii="Times New Roman" w:hAnsi="Times New Roman"/>
                <w:sz w:val="20"/>
                <w:lang w:val="en-GB"/>
              </w:rPr>
              <w:t xml:space="preserve"> standing or lying stems/wood per hectare</w:t>
            </w:r>
          </w:p>
        </w:tc>
        <w:tc>
          <w:tcPr>
            <w:tcW w:w="850" w:type="dxa"/>
          </w:tcPr>
          <w:p w14:paraId="0E11572B" w14:textId="77710B9E" w:rsidR="00F96DD6" w:rsidRPr="00F96DD6" w:rsidDel="00AA78CB" w:rsidRDefault="00F96DD6" w:rsidP="00013060">
            <w:pPr>
              <w:rPr>
                <w:rFonts w:ascii="Times New Roman" w:hAnsi="Times New Roman"/>
                <w:sz w:val="20"/>
                <w:vertAlign w:val="superscript"/>
                <w:lang w:val="en-GB"/>
              </w:rPr>
            </w:pPr>
            <w:r w:rsidRPr="00F96DD6">
              <w:rPr>
                <w:rFonts w:ascii="Times New Roman" w:hAnsi="Times New Roman"/>
                <w:sz w:val="20"/>
                <w:vertAlign w:val="superscript"/>
                <w:lang w:val="en-GB"/>
              </w:rPr>
              <w:fldChar w:fldCharType="begin"/>
            </w:r>
            <w:r w:rsidR="00F31010">
              <w:rPr>
                <w:rFonts w:ascii="Times New Roman" w:hAnsi="Times New Roman"/>
                <w:sz w:val="20"/>
                <w:vertAlign w:val="superscript"/>
                <w:lang w:val="en-GB"/>
              </w:rPr>
              <w:instrText xml:space="preserve"> ADDIN ZOTERO_ITEM CSL_CITATION {"citationID":"OAXuCtvE","properties":{"formattedCitation":"(34)","plainCitation":"(34)","noteIndex":0},"citationItems":[{"id":4567,"uris":["http://zotero.org/users/11471439/items/E2D6BNSK"],"itemData":{"id":4567,"type":"article-journal","abstract":"Dead wood is an important component of diversity in forest ecosystems. Since 1994, a nation-wide inventory for estimating the amount, structure, and dynamics of dead wood (DW), i.e. snags and logs 10 cm, has been conducted in Sweden. Based on data from 1994, 1995, and 1996, the average volume of DW on managed productive forestland in Sweden was estimated to be 6.1 m3/ha. The amount and structure of DW vary depending on geographical location, stand age, and forest type. The highest average volumes were found in spruce forests in northern Sweden (12.8 m3/ha). Of the total DW-volume, 73% consisted of logs and 27% of snags. The results show that forest management affects the amount of DW, i.e. clear-cut and thinning appear to reduce the amount of DW.","container-title":"Forest Ecology and Management","DOI":"10.1016/S0378-1127(99)00208-X","ISSN":"03781127","issue":"1-3","journalAbbreviation":"Forest Ecology and Management","language":"en","license":"https://www.elsevier.com/tdm/userlicense/1.0/","page":"23-36","source":"DOI.org (Crossref)","title":"Amount, structure, and dynamics of dead wood on managed forestland in Sweden","volume":"131","author":[{"family":"Fridman","given":"J."},{"family":"Walheim","given":"M."}],"issued":{"date-parts":[["2000",6]]}}}],"schema":"https://github.com/citation-style-language/schema/raw/master/csl-citation.json"} </w:instrText>
            </w:r>
            <w:r w:rsidRPr="00F96DD6">
              <w:rPr>
                <w:rFonts w:ascii="Times New Roman" w:hAnsi="Times New Roman"/>
                <w:sz w:val="20"/>
                <w:vertAlign w:val="superscript"/>
                <w:lang w:val="en-GB"/>
              </w:rPr>
              <w:fldChar w:fldCharType="separate"/>
            </w:r>
            <w:r w:rsidR="00F31010">
              <w:rPr>
                <w:rFonts w:ascii="Times New Roman" w:eastAsiaTheme="minorEastAsia" w:hAnsi="Times New Roman"/>
                <w:sz w:val="20"/>
                <w14:ligatures w14:val="standardContextual"/>
              </w:rPr>
              <w:t>(34)</w:t>
            </w:r>
            <w:r w:rsidRPr="00F96DD6">
              <w:rPr>
                <w:rFonts w:ascii="Times New Roman" w:hAnsi="Times New Roman"/>
                <w:sz w:val="20"/>
                <w:vertAlign w:val="superscript"/>
                <w:lang w:val="en-GB"/>
              </w:rPr>
              <w:fldChar w:fldCharType="end"/>
            </w:r>
            <w:r w:rsidRPr="00F96DD6">
              <w:rPr>
                <w:rFonts w:ascii="Times New Roman" w:hAnsi="Times New Roman"/>
                <w:sz w:val="20"/>
                <w:vertAlign w:val="superscript"/>
                <w:lang w:val="en-GB"/>
              </w:rPr>
              <w:t>,</w:t>
            </w:r>
            <w:r w:rsidRPr="00F96DD6">
              <w:rPr>
                <w:rFonts w:ascii="Times New Roman" w:hAnsi="Times New Roman"/>
                <w:sz w:val="20"/>
                <w:vertAlign w:val="superscript"/>
                <w:lang w:val="en-GB"/>
              </w:rPr>
              <w:fldChar w:fldCharType="begin"/>
            </w:r>
            <w:r w:rsidR="00F31010">
              <w:rPr>
                <w:rFonts w:ascii="Times New Roman" w:hAnsi="Times New Roman"/>
                <w:sz w:val="20"/>
                <w:vertAlign w:val="superscript"/>
                <w:lang w:val="en-GB"/>
              </w:rPr>
              <w:instrText xml:space="preserve"> ADDIN ZOTERO_ITEM CSL_CITATION {"citationID":"9Ua4wVrn","properties":{"formattedCitation":"(35)","plainCitation":"(35)","noteIndex":0},"citationItems":[{"id":4573,"uris":["http://zotero.org/users/11471439/items/Y5TNWJ98"],"itemData":{"id":4573,"type":"article-journal","abstract":"Trade-oﬀs exist among the multiple ecosystem services (ES) generated by forests. Generally, wood production conﬂicts with the provisioning of public-good ES such as the storage of carbon, nutrient retention and conservation of biodiversity. Recognizing that forests generate both private- and public-good ES implies that forestry should be optimized to maximize the contribution of forests to societal welfare. Here we develop an integrated approach for evaluating the contribution of forest ES to welfare. Our approach links the results from dynamic ecosystem modelling to economic valuation and beneﬁt-cost analysis to evaluate the impacts of alternative forestry practices on welfare. We apply the approach to a Norway spruce forest in southern Sweden. We show that current practices are not maximizing societal welfare, because of conﬂicts in the optimal choice of practices from society’s and forest owners’ perspectives, and the distribution of welfare between generations. In particular, intensifying biomass production is shown to reduce welfare due to the concomitant degradation of public-good ES, while welfare would improve through expansion of continuous cover forestry. We anticipate that this type of approach will aid the sustainable development of forestry, by informing decision makers of the impacts of alternative forestry practices on societal welfare.","container-title":"Ecosystem Services","DOI":"10.1016/j.ecoser.2019.101011","ISSN":"22120416","journalAbbreviation":"Ecosystem Services","language":"en","page":"101011","source":"DOI.org (Crossref)","title":"Evaluating the contribution of forest ecosystem services to societal welfare through linking dynamic ecosystem modelling with economic valuation","volume":"39","author":[{"family":"Zanchi","given":"Giuliana"},{"family":"Brady","given":"Mark V."}],"issued":{"date-parts":[["2019",10]]}}}],"schema":"https://github.com/citation-style-language/schema/raw/master/csl-citation.json"} </w:instrText>
            </w:r>
            <w:r w:rsidRPr="00F96DD6">
              <w:rPr>
                <w:rFonts w:ascii="Times New Roman" w:hAnsi="Times New Roman"/>
                <w:sz w:val="20"/>
                <w:vertAlign w:val="superscript"/>
                <w:lang w:val="en-GB"/>
              </w:rPr>
              <w:fldChar w:fldCharType="separate"/>
            </w:r>
            <w:r w:rsidR="00F31010">
              <w:rPr>
                <w:rFonts w:ascii="Times New Roman" w:eastAsiaTheme="minorEastAsia" w:hAnsi="Times New Roman"/>
                <w:sz w:val="20"/>
                <w:lang w:val="en-GB"/>
                <w14:ligatures w14:val="standardContextual"/>
              </w:rPr>
              <w:t>(35)</w:t>
            </w:r>
            <w:r w:rsidRPr="00F96DD6">
              <w:rPr>
                <w:rFonts w:ascii="Times New Roman" w:hAnsi="Times New Roman"/>
                <w:sz w:val="20"/>
                <w:vertAlign w:val="superscript"/>
                <w:lang w:val="en-GB"/>
              </w:rPr>
              <w:fldChar w:fldCharType="end"/>
            </w:r>
          </w:p>
        </w:tc>
      </w:tr>
      <w:tr w:rsidR="00F96DD6" w:rsidRPr="00E91C0D" w:rsidDel="00AA78CB" w14:paraId="4CFB9BF1" w14:textId="77777777" w:rsidTr="00013060">
        <w:tc>
          <w:tcPr>
            <w:tcW w:w="2268" w:type="dxa"/>
            <w:vMerge/>
          </w:tcPr>
          <w:p w14:paraId="0CC834D3" w14:textId="77777777" w:rsidR="00F96DD6" w:rsidRPr="00F96DD6" w:rsidRDefault="00F96DD6" w:rsidP="00013060">
            <w:pPr>
              <w:rPr>
                <w:rFonts w:ascii="Times New Roman" w:hAnsi="Times New Roman"/>
                <w:sz w:val="20"/>
                <w:lang w:val="en-GB"/>
              </w:rPr>
            </w:pPr>
          </w:p>
        </w:tc>
        <w:tc>
          <w:tcPr>
            <w:tcW w:w="3119" w:type="dxa"/>
          </w:tcPr>
          <w:p w14:paraId="779F2DE2" w14:textId="77777777" w:rsidR="00F96DD6" w:rsidRPr="00F96DD6" w:rsidRDefault="00F96DD6" w:rsidP="00013060">
            <w:pPr>
              <w:rPr>
                <w:rFonts w:ascii="Times New Roman" w:hAnsi="Times New Roman"/>
                <w:sz w:val="20"/>
                <w:vertAlign w:val="superscript"/>
                <w:lang w:val="en-GB"/>
              </w:rPr>
            </w:pPr>
            <w:r w:rsidRPr="00F96DD6">
              <w:rPr>
                <w:rFonts w:ascii="Times New Roman" w:hAnsi="Times New Roman"/>
                <w:sz w:val="20"/>
                <w:lang w:val="en-GB"/>
              </w:rPr>
              <w:t>SEK/ha to increase the age variation of a forest stand</w:t>
            </w:r>
          </w:p>
        </w:tc>
        <w:tc>
          <w:tcPr>
            <w:tcW w:w="2835" w:type="dxa"/>
          </w:tcPr>
          <w:p w14:paraId="30B02FE3" w14:textId="77777777" w:rsidR="00F96DD6" w:rsidRPr="00F96DD6" w:rsidRDefault="00F96DD6" w:rsidP="00013060">
            <w:pPr>
              <w:rPr>
                <w:rFonts w:ascii="Times New Roman" w:hAnsi="Times New Roman"/>
                <w:sz w:val="20"/>
                <w:vertAlign w:val="superscript"/>
                <w:lang w:val="en-GB"/>
              </w:rPr>
            </w:pPr>
            <w:r w:rsidRPr="00F96DD6">
              <w:rPr>
                <w:rFonts w:ascii="Times New Roman" w:hAnsi="Times New Roman"/>
                <w:sz w:val="20"/>
                <w:lang w:val="en-GB"/>
              </w:rPr>
              <w:t>SEK/ha for using clear-cut methods</w:t>
            </w:r>
          </w:p>
        </w:tc>
        <w:tc>
          <w:tcPr>
            <w:tcW w:w="850" w:type="dxa"/>
          </w:tcPr>
          <w:p w14:paraId="7229E9CF" w14:textId="68914F96" w:rsidR="00F96DD6" w:rsidRPr="00F96DD6" w:rsidDel="00AA78CB" w:rsidRDefault="00F96DD6" w:rsidP="00013060">
            <w:pPr>
              <w:rPr>
                <w:rFonts w:ascii="Times New Roman" w:hAnsi="Times New Roman"/>
                <w:sz w:val="20"/>
                <w:vertAlign w:val="superscript"/>
                <w:lang w:val="en-GB"/>
              </w:rPr>
            </w:pPr>
            <w:r w:rsidRPr="00F96DD6">
              <w:rPr>
                <w:rFonts w:ascii="Times New Roman" w:hAnsi="Times New Roman"/>
                <w:sz w:val="20"/>
                <w:vertAlign w:val="superscript"/>
                <w:lang w:val="en-GB"/>
              </w:rPr>
              <w:fldChar w:fldCharType="begin"/>
            </w:r>
            <w:r w:rsidR="00F31010">
              <w:rPr>
                <w:rFonts w:ascii="Times New Roman" w:hAnsi="Times New Roman"/>
                <w:sz w:val="20"/>
                <w:vertAlign w:val="superscript"/>
                <w:lang w:val="en-GB"/>
              </w:rPr>
              <w:instrText xml:space="preserve"> ADDIN ZOTERO_ITEM CSL_CITATION {"citationID":"K8pT5fhU","properties":{"formattedCitation":"(36)","plainCitation":"(36)","noteIndex":0},"citationItems":[{"id":4576,"uris":["http://zotero.org/users/11471439/items/P4GUJ5LC"],"itemData":{"id":4576,"type":"article-journal","abstract":"Earlier research has suggested that the diversiﬁcation of silvicultural strategies is a cost-eﬃcient tool to ensure multifunctionality in production forests. This study compared the eﬀects of continuous cover forestry and conventional rotation forestry on ecosystem services and biodiversity in boreal forests in Finland. We simulated over 25,000 commercial forest stands for 100 years under continuous cover and rotation forest management. Forests without management were used as a reference. We compared the eﬀects of silvicultural practices over space and time on ecosystem services, biodiversity indicators and multifunctionality. Our results revealed that continuous cover forestry was better than rotation forest management in terms of timber net present value, carbon sequestration, bilberry production, scenic beauty and the number of large trees. It provided higher habitat availability for indicator species dependent on deciduous trees and mature forest structure. Rotation forest management was better than continuous cover forestry in terms of harvested tree biomass, cowberries, mushrooms, and species dependent on high tree volume. In general, multifunctionality was higher in continuous cover forests than in rotation forests. Therefore, continuous cover forests may have a greater potential to produce simultaneously multiple beneﬁts from forests. However, unmanaged forests often provided the highest levels of services and biodiversity making their role indispensable in delivering forest related ecosystem services and, especially, in the maintenance of biodiversity. Continuous cover forestry does not itself guarantee the maintenance of all ecosystem services and biodiversity in commercial forests but it can be an important part of a successful progression towards more sustainable forestry.","container-title":"Biological Conservation","DOI":"10.1016/j.biocon.2017.10.018","ISSN":"00063207","journalAbbreviation":"Biological Conservation","language":"en","page":"104-112","source":"DOI.org (Crossref)","title":"Continuous cover forestry is a cost-efficient tool to increase multifunctionality of boreal production forests in Fennoscandia","volume":"217","author":[{"family":"Peura","given":"Maiju"},{"family":"Burgas","given":"Daniel"},{"family":"Eyvindson","given":"Kyle"},{"family":"Repo","given":"Anna"},{"family":"Mönkkönen","given":"Mikko"}],"issued":{"date-parts":[["2018",1]]}}}],"schema":"https://github.com/citation-style-language/schema/raw/master/csl-citation.json"} </w:instrText>
            </w:r>
            <w:r w:rsidRPr="00F96DD6">
              <w:rPr>
                <w:rFonts w:ascii="Times New Roman" w:hAnsi="Times New Roman"/>
                <w:sz w:val="20"/>
                <w:vertAlign w:val="superscript"/>
                <w:lang w:val="en-GB"/>
              </w:rPr>
              <w:fldChar w:fldCharType="separate"/>
            </w:r>
            <w:r w:rsidR="00F31010">
              <w:rPr>
                <w:rFonts w:ascii="Times New Roman" w:eastAsiaTheme="minorEastAsia" w:hAnsi="Times New Roman"/>
                <w:sz w:val="20"/>
                <w:lang w:val="en-GB"/>
                <w14:ligatures w14:val="standardContextual"/>
              </w:rPr>
              <w:t>(36)</w:t>
            </w:r>
            <w:r w:rsidRPr="00F96DD6">
              <w:rPr>
                <w:rFonts w:ascii="Times New Roman" w:hAnsi="Times New Roman"/>
                <w:sz w:val="20"/>
                <w:vertAlign w:val="superscript"/>
                <w:lang w:val="en-GB"/>
              </w:rPr>
              <w:fldChar w:fldCharType="end"/>
            </w:r>
          </w:p>
        </w:tc>
      </w:tr>
      <w:tr w:rsidR="00F96DD6" w:rsidRPr="00E91C0D" w:rsidDel="00AA78CB" w14:paraId="5765E96A" w14:textId="77777777" w:rsidTr="00013060">
        <w:tc>
          <w:tcPr>
            <w:tcW w:w="2268" w:type="dxa"/>
            <w:vMerge/>
          </w:tcPr>
          <w:p w14:paraId="6B9A3C0C" w14:textId="77777777" w:rsidR="00F96DD6" w:rsidRPr="00F96DD6" w:rsidRDefault="00F96DD6" w:rsidP="00013060">
            <w:pPr>
              <w:rPr>
                <w:rFonts w:ascii="Times New Roman" w:hAnsi="Times New Roman"/>
                <w:sz w:val="20"/>
                <w:lang w:val="en-GB"/>
              </w:rPr>
            </w:pPr>
          </w:p>
        </w:tc>
        <w:tc>
          <w:tcPr>
            <w:tcW w:w="3119" w:type="dxa"/>
          </w:tcPr>
          <w:p w14:paraId="16FE8DDA" w14:textId="77777777" w:rsidR="00F96DD6" w:rsidRPr="00F96DD6" w:rsidRDefault="00F96DD6" w:rsidP="00013060">
            <w:pPr>
              <w:rPr>
                <w:rFonts w:ascii="Times New Roman" w:hAnsi="Times New Roman"/>
                <w:sz w:val="20"/>
                <w:vertAlign w:val="superscript"/>
                <w:lang w:val="en-GB"/>
              </w:rPr>
            </w:pPr>
            <w:r w:rsidRPr="00F96DD6">
              <w:rPr>
                <w:rFonts w:ascii="Times New Roman" w:hAnsi="Times New Roman"/>
                <w:sz w:val="20"/>
                <w:lang w:val="en-GB"/>
              </w:rPr>
              <w:t>SEK/ha to increase the variety of wood species in the forest (paid for every fifth native species above the regional average)</w:t>
            </w:r>
          </w:p>
        </w:tc>
        <w:tc>
          <w:tcPr>
            <w:tcW w:w="2835" w:type="dxa"/>
          </w:tcPr>
          <w:p w14:paraId="3E94907A" w14:textId="77777777" w:rsidR="00F96DD6" w:rsidRPr="00F96DD6" w:rsidRDefault="00F96DD6" w:rsidP="00013060">
            <w:pPr>
              <w:rPr>
                <w:rFonts w:ascii="Times New Roman" w:hAnsi="Times New Roman"/>
                <w:sz w:val="20"/>
                <w:vertAlign w:val="superscript"/>
                <w:lang w:val="en-GB"/>
              </w:rPr>
            </w:pPr>
            <w:r w:rsidRPr="00F96DD6">
              <w:rPr>
                <w:rFonts w:ascii="Times New Roman" w:hAnsi="Times New Roman"/>
                <w:sz w:val="20"/>
                <w:lang w:val="en-GB"/>
              </w:rPr>
              <w:t>SEK/ha to set aside more percent than FSC/PEFC requirements</w:t>
            </w:r>
          </w:p>
        </w:tc>
        <w:tc>
          <w:tcPr>
            <w:tcW w:w="850" w:type="dxa"/>
          </w:tcPr>
          <w:p w14:paraId="64777F92" w14:textId="4176FE1D" w:rsidR="00F96DD6" w:rsidRPr="00F96DD6" w:rsidDel="00AA78CB" w:rsidRDefault="00F96DD6" w:rsidP="00013060">
            <w:pPr>
              <w:rPr>
                <w:rFonts w:ascii="Times New Roman" w:hAnsi="Times New Roman"/>
                <w:sz w:val="20"/>
                <w:vertAlign w:val="superscript"/>
                <w:lang w:val="en-GB"/>
              </w:rPr>
            </w:pPr>
            <w:r w:rsidRPr="00F96DD6">
              <w:rPr>
                <w:rFonts w:ascii="Times New Roman" w:hAnsi="Times New Roman"/>
                <w:sz w:val="20"/>
                <w:vertAlign w:val="superscript"/>
                <w:lang w:val="en-GB"/>
              </w:rPr>
              <w:fldChar w:fldCharType="begin"/>
            </w:r>
            <w:r w:rsidR="00F31010">
              <w:rPr>
                <w:rFonts w:ascii="Times New Roman" w:hAnsi="Times New Roman"/>
                <w:sz w:val="20"/>
                <w:vertAlign w:val="superscript"/>
                <w:lang w:val="en-GB"/>
              </w:rPr>
              <w:instrText xml:space="preserve"> ADDIN ZOTERO_ITEM CSL_CITATION {"citationID":"Wu0r0236","properties":{"formattedCitation":"(37)","plainCitation":"(37)","noteIndex":0},"citationItems":[{"id":4579,"uris":["http://zotero.org/users/11471439/items/YR7S64EV"],"itemData":{"id":4579,"type":"article-journal","abstract":"In Sweden, there is a lack of knowledge about nature conservation management (NCM) practices in voluntary set-aside forests. Estimates indicate that, for unknown reasons, only a small proportion of the NCM needed is carried out. The aims of this study are to (1) describe current practices for NCM of voluntary set-aside areas in Sweden and (2) identify factors aﬀecting whether NCM of these areas is carried out. Twenty-seven semi-structured interviews were held with professional forestry practitioners and the responses analysed applying thematic analysis. NCM in Sweden generally has two main aims: (1) creation of dead wood and (2) promotion of domestic broadleaf tree species. Simpliﬁed, these aims are attained through removal of Norway spruce (Picea abies (L.) H. Karst.). The decision to implement NCM is inﬂuenced by few incentives and many barriers. Incentives include certiﬁcation scheme obligations and commitment from dedicated individuals, while barriers include weak internal company incentives, the experienced or anticipated risk of high costs, and experienced or anticipated criticism from internal company experts or public actors. Based on the results, a set of managerial implications was drawn up, aimed at increasing the extent of NCM.","container-title":"Scandinavian Journal of Forest Research","DOI":"10.1080/02827581.2020.1733650","ISSN":"0282-7581, 1651-1891","issue":"1-2","journalAbbreviation":"Scandinavian Journal of Forest Research","language":"en","page":"96-107","source":"DOI.org (Crossref)","title":"Nature conservation management in voluntary set-aside forests in Sweden: practices, incentives and barriers","title-short":"Nature conservation management in voluntary set-aside forests in Sweden","volume":"35","author":[{"family":"Grönlund","given":"Örjan"},{"family":"Erlandsson","given":"Emanuel"},{"family":"Djupström","given":"Line"},{"family":"Bergström","given":"Dan"},{"family":"Eliasson","given":"Lars"}],"issued":{"date-parts":[["2020",2,17]]}}}],"schema":"https://github.com/citation-style-language/schema/raw/master/csl-citation.json"} </w:instrText>
            </w:r>
            <w:r w:rsidRPr="00F96DD6">
              <w:rPr>
                <w:rFonts w:ascii="Times New Roman" w:hAnsi="Times New Roman"/>
                <w:sz w:val="20"/>
                <w:vertAlign w:val="superscript"/>
                <w:lang w:val="en-GB"/>
              </w:rPr>
              <w:fldChar w:fldCharType="separate"/>
            </w:r>
            <w:r w:rsidR="00F31010">
              <w:rPr>
                <w:rFonts w:ascii="Times New Roman" w:eastAsiaTheme="minorEastAsia" w:hAnsi="Times New Roman"/>
                <w:sz w:val="20"/>
                <w:lang w:val="en-GB"/>
                <w14:ligatures w14:val="standardContextual"/>
              </w:rPr>
              <w:t>(37)</w:t>
            </w:r>
            <w:r w:rsidRPr="00F96DD6">
              <w:rPr>
                <w:rFonts w:ascii="Times New Roman" w:hAnsi="Times New Roman"/>
                <w:sz w:val="20"/>
                <w:vertAlign w:val="superscript"/>
                <w:lang w:val="en-GB"/>
              </w:rPr>
              <w:fldChar w:fldCharType="end"/>
            </w:r>
          </w:p>
        </w:tc>
      </w:tr>
      <w:tr w:rsidR="00F96DD6" w:rsidRPr="00B935E4" w:rsidDel="00AA78CB" w14:paraId="015723AA" w14:textId="77777777" w:rsidTr="00013060">
        <w:tc>
          <w:tcPr>
            <w:tcW w:w="2268" w:type="dxa"/>
            <w:vMerge/>
          </w:tcPr>
          <w:p w14:paraId="7BB87E7E" w14:textId="77777777" w:rsidR="00F96DD6" w:rsidRPr="00F96DD6" w:rsidRDefault="00F96DD6" w:rsidP="00013060">
            <w:pPr>
              <w:rPr>
                <w:rFonts w:ascii="Times New Roman" w:hAnsi="Times New Roman"/>
                <w:sz w:val="20"/>
                <w:lang w:val="en-GB"/>
              </w:rPr>
            </w:pPr>
          </w:p>
        </w:tc>
        <w:tc>
          <w:tcPr>
            <w:tcW w:w="3119" w:type="dxa"/>
          </w:tcPr>
          <w:p w14:paraId="6FD992B2" w14:textId="77777777" w:rsidR="00F96DD6" w:rsidRPr="00F96DD6" w:rsidRDefault="00F96DD6" w:rsidP="00013060">
            <w:pPr>
              <w:rPr>
                <w:rFonts w:ascii="Times New Roman" w:hAnsi="Times New Roman"/>
                <w:sz w:val="20"/>
                <w:vertAlign w:val="superscript"/>
                <w:lang w:val="en-GB"/>
              </w:rPr>
            </w:pPr>
            <w:r w:rsidRPr="00F96DD6">
              <w:rPr>
                <w:rFonts w:ascii="Times New Roman" w:hAnsi="Times New Roman"/>
                <w:sz w:val="20"/>
                <w:lang w:val="en-GB"/>
              </w:rPr>
              <w:t>SEK/ha to create old forest older than 120 years</w:t>
            </w:r>
          </w:p>
        </w:tc>
        <w:tc>
          <w:tcPr>
            <w:tcW w:w="2835" w:type="dxa"/>
          </w:tcPr>
          <w:p w14:paraId="08DD984D" w14:textId="77777777" w:rsidR="00F96DD6" w:rsidRPr="00F96DD6" w:rsidRDefault="00F96DD6" w:rsidP="00013060">
            <w:pPr>
              <w:rPr>
                <w:rFonts w:ascii="Times New Roman" w:hAnsi="Times New Roman"/>
                <w:sz w:val="20"/>
                <w:vertAlign w:val="superscript"/>
                <w:lang w:val="en-GB"/>
              </w:rPr>
            </w:pPr>
            <w:r w:rsidRPr="00F96DD6">
              <w:rPr>
                <w:rFonts w:ascii="Times New Roman" w:hAnsi="Times New Roman"/>
                <w:sz w:val="20"/>
                <w:lang w:val="en-GB"/>
              </w:rPr>
              <w:t>SEK/ha to refrain from felling old forest older than 120 years</w:t>
            </w:r>
          </w:p>
        </w:tc>
        <w:tc>
          <w:tcPr>
            <w:tcW w:w="850" w:type="dxa"/>
          </w:tcPr>
          <w:p w14:paraId="38286929" w14:textId="12069A30" w:rsidR="00F96DD6" w:rsidRPr="00F96DD6" w:rsidDel="00AA78CB" w:rsidRDefault="00F96DD6" w:rsidP="00013060">
            <w:pPr>
              <w:rPr>
                <w:rFonts w:ascii="Times New Roman" w:hAnsi="Times New Roman"/>
                <w:sz w:val="20"/>
                <w:vertAlign w:val="superscript"/>
                <w:lang w:val="en-GB"/>
              </w:rPr>
            </w:pPr>
            <w:r w:rsidRPr="00F96DD6">
              <w:rPr>
                <w:rFonts w:ascii="Times New Roman" w:hAnsi="Times New Roman"/>
                <w:sz w:val="20"/>
                <w:vertAlign w:val="superscript"/>
                <w:lang w:val="en-GB"/>
              </w:rPr>
              <w:fldChar w:fldCharType="begin"/>
            </w:r>
            <w:r w:rsidR="00F31010">
              <w:rPr>
                <w:rFonts w:ascii="Times New Roman" w:hAnsi="Times New Roman"/>
                <w:sz w:val="20"/>
                <w:vertAlign w:val="superscript"/>
                <w:lang w:val="en-GB"/>
              </w:rPr>
              <w:instrText xml:space="preserve"> ADDIN ZOTERO_ITEM CSL_CITATION {"citationID":"cXiFSiRM","properties":{"formattedCitation":"(38)","plainCitation":"(38)","noteIndex":0},"citationItems":[{"id":4583,"uris":["http://zotero.org/users/11471439/items/5DCWPQST"],"itemData":{"id":4583,"type":"article-journal","abstract":"Knowledge of the distribution of rare species is crucial for species conservation in fragmented habitats. Species communities often exhibit nestedness, i.e. species in species-poor sites comprise a subset of richer ones. Thus, rare species are conﬁned to speciesrich sites. We evaluate whether plant and fungal communities in 46 old-growth spruce forest patches (0.17–12 ha) exhibit nestedness. The question whether a single large patch or several small patches capture most species (i.e. the SLOSS-issue) is evaluated in combination with species saturation analyses. All species groups exhibited signiﬁcant nestedness. Area was generally related to nestedness, i.e. rare species were over-represented in the largest patches. Species saturation analysis indicated that large patches accumulated more Red-list species in patch interiors than small patches. Thus, rare and Red-list species were best captured in large patches. However, nestedness also emerged in equal sized sample plots, i.e. rare species were over-represented in high quality habitats. Thus, small habitats of high quality should not be neglected in a conservation perspective.","container-title":"Biological Conservation","DOI":"10.1016/S0006-3207(02)00329-4","ISSN":"00063207","issue":"3","journalAbbreviation":"Biological Conservation","language":"en","license":"https://www.elsevier.com/tdm/userlicense/1.0/","page":"319-328","source":"DOI.org (Crossref)","title":"Nested plant and fungal communities; the importance of area and habitat quality in maximizing species capture in boreal old-growth forests","volume":"112","author":[{"family":"Berglund","given":"Håkan"},{"family":"Jonsson","given":"Bengt Gunnar"}],"issued":{"date-parts":[["2003",8]]}}}],"schema":"https://github.com/citation-style-language/schema/raw/master/csl-citation.json"} </w:instrText>
            </w:r>
            <w:r w:rsidRPr="00F96DD6">
              <w:rPr>
                <w:rFonts w:ascii="Times New Roman" w:hAnsi="Times New Roman"/>
                <w:sz w:val="20"/>
                <w:vertAlign w:val="superscript"/>
                <w:lang w:val="en-GB"/>
              </w:rPr>
              <w:fldChar w:fldCharType="separate"/>
            </w:r>
            <w:r w:rsidR="00F31010">
              <w:rPr>
                <w:rFonts w:ascii="Times New Roman" w:eastAsiaTheme="minorEastAsia" w:hAnsi="Times New Roman"/>
                <w:sz w:val="20"/>
                <w14:ligatures w14:val="standardContextual"/>
              </w:rPr>
              <w:t>(38)</w:t>
            </w:r>
            <w:r w:rsidRPr="00F96DD6">
              <w:rPr>
                <w:rFonts w:ascii="Times New Roman" w:hAnsi="Times New Roman"/>
                <w:sz w:val="20"/>
                <w:vertAlign w:val="superscript"/>
                <w:lang w:val="en-GB"/>
              </w:rPr>
              <w:fldChar w:fldCharType="end"/>
            </w:r>
            <w:r w:rsidRPr="00F96DD6">
              <w:rPr>
                <w:rFonts w:ascii="Times New Roman" w:hAnsi="Times New Roman"/>
                <w:sz w:val="20"/>
                <w:vertAlign w:val="superscript"/>
                <w:lang w:val="en-GB"/>
              </w:rPr>
              <w:t>,</w:t>
            </w:r>
            <w:r w:rsidRPr="00F96DD6">
              <w:rPr>
                <w:rFonts w:ascii="Times New Roman" w:hAnsi="Times New Roman"/>
                <w:sz w:val="20"/>
                <w:vertAlign w:val="superscript"/>
                <w:lang w:val="en-GB"/>
              </w:rPr>
              <w:fldChar w:fldCharType="begin"/>
            </w:r>
            <w:r w:rsidR="00F31010">
              <w:rPr>
                <w:rFonts w:ascii="Times New Roman" w:hAnsi="Times New Roman"/>
                <w:sz w:val="20"/>
                <w:vertAlign w:val="superscript"/>
                <w:lang w:val="en-GB"/>
              </w:rPr>
              <w:instrText xml:space="preserve"> ADDIN ZOTERO_ITEM CSL_CITATION {"citationID":"KtUWYchL","properties":{"formattedCitation":"(39)","plainCitation":"(39)","noteIndex":0},"citationItems":[{"id":4581,"uris":["http://zotero.org/users/11471439/items/ER6JZBZ4"],"itemData":{"id":4581,"type":"article-journal","abstract":"Methods: We linked multiple lines of evidence from historical records, biological archives, and analyses of current forest structure to reconstruct the forest history of a boreal landscape, with special emphasis on six remaining core localities of high-conservation value forest stands.\nResults: Our reconstructions revealed that several of these stands experienced wildﬁres up to the 1890s; all had been selectively harvested in the late 1800s; and all underwent substantial structural and compositional reorganization over the following 100-150 years. This time interval was sufﬁcient to recover considerable amounts of standing and downed dead wood (mean 60.3 m3 ha 1), a range of tree ages and sizes (mean basal area 32.6 m2 ha 1), and dominance of shade-tolerant spruce. It was insufﬁcient to obtain clearly uneven tree age structures and large (445 cm diameter) living and dead trees. Thus, these forests contain some, but not all, important compositional and structural attributes of old-growth forests, their abundance being dependent on the timing and magnitude of past natural and anthropogenic disturbances. Our landscape-level analysis showed marked compositional and structural differences between the historical forest landscape and the present landscape, with the latter having a greater proportion of young forests, introduction of nonnative species, and lack of large trees and dead wood.\nConclusions: The remnant high-conservation value stands were not true representatives of the pre-industrial forests,","container-title":"Journal of Vegetation Science","DOI":"10.1111/j.1654-1103.2009.05394.x","ISSN":"1100-9233, 1654-1103","issue":"1","journalAbbreviation":"J Vegetation Science","language":"en","license":"http://onlinelibrary.wiley.com/termsAndConditions#vor","page":"91-106","source":"DOI.org (Crossref)","title":"Forest history and the development of old‐growth characteristics in fragmented boreal forests","volume":"20","author":[{"family":"Jönsson","given":"Mari T."},{"family":"Fraver","given":"Shawn"},{"family":"Jonsson","given":"Bengt Gunnar"}],"issued":{"date-parts":[["2009",2]]}}}],"schema":"https://github.com/citation-style-language/schema/raw/master/csl-citation.json"} </w:instrText>
            </w:r>
            <w:r w:rsidRPr="00F96DD6">
              <w:rPr>
                <w:rFonts w:ascii="Times New Roman" w:hAnsi="Times New Roman"/>
                <w:sz w:val="20"/>
                <w:vertAlign w:val="superscript"/>
                <w:lang w:val="en-GB"/>
              </w:rPr>
              <w:fldChar w:fldCharType="separate"/>
            </w:r>
            <w:r w:rsidR="00F31010">
              <w:rPr>
                <w:rFonts w:ascii="Times New Roman" w:eastAsiaTheme="minorEastAsia" w:hAnsi="Times New Roman"/>
                <w:sz w:val="20"/>
                <w14:ligatures w14:val="standardContextual"/>
              </w:rPr>
              <w:t>(39)</w:t>
            </w:r>
            <w:r w:rsidRPr="00F96DD6">
              <w:rPr>
                <w:rFonts w:ascii="Times New Roman" w:hAnsi="Times New Roman"/>
                <w:sz w:val="20"/>
                <w:vertAlign w:val="superscript"/>
                <w:lang w:val="en-GB"/>
              </w:rPr>
              <w:fldChar w:fldCharType="end"/>
            </w:r>
            <w:ins w:id="724" w:author="Nils Droste" w:date="2026-07-17T20:35:00Z" w16du:dateUtc="2026-07-17T18:35:00Z">
              <w:r w:rsidR="005B06DC" w:rsidRPr="00F96DD6" w:rsidDel="005B06DC">
                <w:rPr>
                  <w:rFonts w:ascii="Times New Roman" w:hAnsi="Times New Roman"/>
                  <w:sz w:val="20"/>
                  <w:vertAlign w:val="superscript"/>
                  <w:lang w:val="en-GB"/>
                </w:rPr>
                <w:t xml:space="preserve"> </w:t>
              </w:r>
            </w:ins>
            <w:del w:id="725" w:author="Nils Droste" w:date="2026-07-17T20:35:00Z" w16du:dateUtc="2026-07-17T18:35:00Z">
              <w:r w:rsidRPr="00F96DD6" w:rsidDel="005B06DC">
                <w:rPr>
                  <w:rFonts w:ascii="Times New Roman" w:hAnsi="Times New Roman"/>
                  <w:sz w:val="20"/>
                  <w:vertAlign w:val="superscript"/>
                  <w:lang w:val="en-GB"/>
                </w:rPr>
                <w:fldChar w:fldCharType="begin"/>
              </w:r>
              <w:r w:rsidRPr="00F96DD6" w:rsidDel="005B06DC">
                <w:rPr>
                  <w:rFonts w:ascii="Times New Roman" w:hAnsi="Times New Roman"/>
                  <w:sz w:val="20"/>
                  <w:vertAlign w:val="superscript"/>
                  <w:lang w:val="en-GB"/>
                </w:rPr>
                <w:delInstrText xml:space="preserve"> PRINTDATE  \* MERGEFORMAT </w:delInstrText>
              </w:r>
              <w:r w:rsidRPr="00F96DD6" w:rsidDel="005B06DC">
                <w:rPr>
                  <w:rFonts w:ascii="Times New Roman" w:hAnsi="Times New Roman"/>
                  <w:sz w:val="20"/>
                  <w:vertAlign w:val="superscript"/>
                  <w:lang w:val="en-GB"/>
                </w:rPr>
                <w:fldChar w:fldCharType="separate"/>
              </w:r>
              <w:r w:rsidRPr="00F96DD6" w:rsidDel="005B06DC">
                <w:rPr>
                  <w:rFonts w:ascii="Times New Roman" w:hAnsi="Times New Roman"/>
                  <w:sz w:val="20"/>
                  <w:vertAlign w:val="superscript"/>
                  <w:lang w:val="en-GB"/>
                </w:rPr>
                <w:fldChar w:fldCharType="end"/>
              </w:r>
            </w:del>
          </w:p>
        </w:tc>
      </w:tr>
      <w:tr w:rsidR="00F96DD6" w:rsidRPr="00B935E4" w:rsidDel="00AA78CB" w14:paraId="387183F6" w14:textId="77777777" w:rsidTr="00013060">
        <w:tc>
          <w:tcPr>
            <w:tcW w:w="2268" w:type="dxa"/>
          </w:tcPr>
          <w:p w14:paraId="06FFD51A" w14:textId="77777777" w:rsidR="00F96DD6" w:rsidRPr="003204DE" w:rsidRDefault="00F96DD6" w:rsidP="00013060">
            <w:pPr>
              <w:rPr>
                <w:rFonts w:ascii="Times New Roman" w:hAnsi="Times New Roman"/>
                <w:sz w:val="20"/>
                <w:lang w:val="en-GB"/>
              </w:rPr>
            </w:pPr>
            <w:r w:rsidRPr="003204DE">
              <w:rPr>
                <w:rFonts w:ascii="Times New Roman" w:hAnsi="Times New Roman"/>
                <w:sz w:val="20"/>
                <w:lang w:val="en-GB"/>
              </w:rPr>
              <w:t>Compensation level</w:t>
            </w:r>
          </w:p>
        </w:tc>
        <w:tc>
          <w:tcPr>
            <w:tcW w:w="5954" w:type="dxa"/>
            <w:gridSpan w:val="2"/>
          </w:tcPr>
          <w:p w14:paraId="1F9EFD99" w14:textId="77777777" w:rsidR="00F96DD6" w:rsidRPr="00F96DD6" w:rsidRDefault="00F96DD6" w:rsidP="00013060">
            <w:pPr>
              <w:rPr>
                <w:rFonts w:ascii="Times New Roman" w:hAnsi="Times New Roman"/>
                <w:sz w:val="20"/>
                <w:lang w:val="en-GB"/>
              </w:rPr>
            </w:pPr>
            <w:r w:rsidRPr="00F96DD6">
              <w:rPr>
                <w:rFonts w:ascii="Times New Roman" w:hAnsi="Times New Roman"/>
                <w:sz w:val="20"/>
                <w:lang w:val="en-GB"/>
              </w:rPr>
              <w:t>250, 500, 1000, 1500, 2500 and 4000 SEK</w:t>
            </w:r>
          </w:p>
        </w:tc>
        <w:tc>
          <w:tcPr>
            <w:tcW w:w="850" w:type="dxa"/>
          </w:tcPr>
          <w:p w14:paraId="31738992" w14:textId="6993C006" w:rsidR="00F96DD6" w:rsidRPr="00F96DD6" w:rsidRDefault="00F96DD6" w:rsidP="00013060">
            <w:pPr>
              <w:rPr>
                <w:rFonts w:ascii="Times New Roman" w:hAnsi="Times New Roman"/>
                <w:sz w:val="20"/>
                <w:vertAlign w:val="superscript"/>
                <w:lang w:val="en-GB"/>
              </w:rPr>
            </w:pPr>
            <w:r w:rsidRPr="00F96DD6">
              <w:rPr>
                <w:rFonts w:ascii="Times New Roman" w:hAnsi="Times New Roman"/>
                <w:sz w:val="20"/>
                <w:vertAlign w:val="superscript"/>
                <w:lang w:val="en-GB"/>
              </w:rPr>
              <w:fldChar w:fldCharType="begin"/>
            </w:r>
            <w:r w:rsidR="00F31010">
              <w:rPr>
                <w:rFonts w:ascii="Times New Roman" w:hAnsi="Times New Roman"/>
                <w:sz w:val="20"/>
                <w:vertAlign w:val="superscript"/>
                <w:lang w:val="en-GB"/>
              </w:rPr>
              <w:instrText xml:space="preserve"> ADDIN ZOTERO_ITEM CSL_CITATION {"citationID":"4GmFqsne","properties":{"formattedCitation":"(40)","plainCitation":"(40)","noteIndex":0},"citationItems":[{"id":4484,"uris":["http://zotero.org/users/11471439/items/IHFHZCJW"],"itemData":{"id":4484,"type":"article-journal","abstract":"Payments for environmental services (PES) have become a popular approach to address environmental degradation. However, evidence on its eﬀectiveness is scarce and rather mixed. PES is not a panacea, but there are many cases where PES can be a promising tool. Yet, poor PES design translates into poor performance of the instrument. PES design is a complex task; the devil is in the detail of a number of PES design features. The purpose of this paper is to provide guidance in dealing with this complexity through a comprehensive review of PES design that is accessible to both academics and practitioners. Practitioner guidelines on deciding whether PES is the best approach and for selecting among alternative design features are presented. PES design has to start from a careful understanding of the speciﬁc ecological and socio-economic context. We now know a lot about which design features are best suited to which context. It is time to put these insights into practice.","container-title":"International Review of Environmental and Resource Economics","DOI":"10.1561/101.00000076","ISSN":"1932-1465, 1932-1473","issue":"1–2","journalAbbreviation":"IRERE","language":"en","page":"131-177","source":"DOI.org (Crossref)","title":"The Devil in the Detail: A Practical Guide on Designing Payments for Environmental Services","title-short":"The Devil in the Detail","volume":"9","author":[{"family":"Engel","given":"Stefanie"}],"issued":{"date-parts":[["2016"]]}}}],"schema":"https://github.com/citation-style-language/schema/raw/master/csl-citation.json"} </w:instrText>
            </w:r>
            <w:r w:rsidRPr="00F96DD6">
              <w:rPr>
                <w:rFonts w:ascii="Times New Roman" w:hAnsi="Times New Roman"/>
                <w:sz w:val="20"/>
                <w:vertAlign w:val="superscript"/>
                <w:lang w:val="en-GB"/>
              </w:rPr>
              <w:fldChar w:fldCharType="separate"/>
            </w:r>
            <w:r w:rsidR="00F31010">
              <w:rPr>
                <w:rFonts w:ascii="Times New Roman" w:eastAsiaTheme="minorEastAsia" w:hAnsi="Times New Roman"/>
                <w:sz w:val="20"/>
                <w14:ligatures w14:val="standardContextual"/>
              </w:rPr>
              <w:t>(40)</w:t>
            </w:r>
            <w:r w:rsidRPr="00F96DD6">
              <w:rPr>
                <w:rFonts w:ascii="Times New Roman" w:hAnsi="Times New Roman"/>
                <w:sz w:val="20"/>
                <w:vertAlign w:val="superscript"/>
                <w:lang w:val="en-GB"/>
              </w:rPr>
              <w:fldChar w:fldCharType="end"/>
            </w:r>
          </w:p>
        </w:tc>
      </w:tr>
      <w:tr w:rsidR="00F96DD6" w:rsidRPr="00E91C0D" w:rsidDel="00AA78CB" w14:paraId="04724AF3" w14:textId="77777777" w:rsidTr="00013060">
        <w:tc>
          <w:tcPr>
            <w:tcW w:w="2268" w:type="dxa"/>
          </w:tcPr>
          <w:p w14:paraId="75E0555C" w14:textId="77777777" w:rsidR="00F96DD6" w:rsidRPr="003204DE" w:rsidRDefault="00F96DD6" w:rsidP="00013060">
            <w:pPr>
              <w:rPr>
                <w:rFonts w:ascii="Times New Roman" w:hAnsi="Times New Roman"/>
                <w:sz w:val="20"/>
                <w:lang w:val="en-GB"/>
              </w:rPr>
            </w:pPr>
            <w:r w:rsidRPr="003204DE">
              <w:rPr>
                <w:rFonts w:ascii="Times New Roman" w:hAnsi="Times New Roman"/>
                <w:sz w:val="20"/>
                <w:lang w:val="en-GB"/>
              </w:rPr>
              <w:t>Contract length</w:t>
            </w:r>
          </w:p>
        </w:tc>
        <w:tc>
          <w:tcPr>
            <w:tcW w:w="5954" w:type="dxa"/>
            <w:gridSpan w:val="2"/>
          </w:tcPr>
          <w:p w14:paraId="3A379C9D" w14:textId="77777777" w:rsidR="00F96DD6" w:rsidRPr="00F96DD6" w:rsidRDefault="00F96DD6" w:rsidP="00013060">
            <w:pPr>
              <w:rPr>
                <w:rFonts w:ascii="Times New Roman" w:hAnsi="Times New Roman"/>
                <w:sz w:val="20"/>
                <w:lang w:val="en-GB"/>
              </w:rPr>
            </w:pPr>
            <w:r w:rsidRPr="00F96DD6">
              <w:rPr>
                <w:rFonts w:ascii="Times New Roman" w:hAnsi="Times New Roman"/>
                <w:sz w:val="20"/>
                <w:lang w:val="en-GB"/>
              </w:rPr>
              <w:t>10, 20, 30, 40, 50 and 100 years</w:t>
            </w:r>
          </w:p>
        </w:tc>
        <w:tc>
          <w:tcPr>
            <w:tcW w:w="850" w:type="dxa"/>
          </w:tcPr>
          <w:p w14:paraId="028005FC" w14:textId="7F5F38FF" w:rsidR="00F96DD6" w:rsidRPr="00F96DD6" w:rsidRDefault="00F96DD6" w:rsidP="00013060">
            <w:pPr>
              <w:rPr>
                <w:rFonts w:ascii="Times New Roman" w:hAnsi="Times New Roman"/>
                <w:sz w:val="20"/>
                <w:vertAlign w:val="superscript"/>
                <w:lang w:val="en-GB"/>
              </w:rPr>
            </w:pPr>
            <w:r w:rsidRPr="00F96DD6">
              <w:rPr>
                <w:rFonts w:ascii="Times New Roman" w:hAnsi="Times New Roman"/>
                <w:sz w:val="20"/>
                <w:vertAlign w:val="superscript"/>
                <w:lang w:val="en-GB"/>
              </w:rPr>
              <w:fldChar w:fldCharType="begin"/>
            </w:r>
            <w:r w:rsidR="00F31010">
              <w:rPr>
                <w:rFonts w:ascii="Times New Roman" w:hAnsi="Times New Roman"/>
                <w:sz w:val="20"/>
                <w:vertAlign w:val="superscript"/>
                <w:lang w:val="en-GB"/>
              </w:rPr>
              <w:instrText xml:space="preserve"> ADDIN ZOTERO_ITEM CSL_CITATION {"citationID":"4ycBaVcg","properties":{"formattedCitation":"(41)","plainCitation":"(41)","noteIndex":0},"citationItems":[{"id":4482,"uris":["http://zotero.org/users/11471439/items/XKKDR734"],"itemData":{"id":4482,"type":"article-journal","abstract":"Payments for Environmental or Ecosystem Services (PES) schemes have become a popular tool to address environmental degradation and to promote sustainable management of ecosystem services. We use metaregression analysis on a sample of 110 individual studies to investigate the determinants of the environmental effectiveness, defined as the probability to increase environmental services (ES) provision, of about 149 PESschemes implemented worldwide. We find that increased effectiveness of PES schemes is strongly associated with periodical third-party monitoring, generic reference design and to a lesser extent results-based payments. We further study the determinants of PES additionality, defined as direct changes in ES provision induced by the PES scheme, compared to a baseline without PES, on a smaller sample of 41 studies from which we could obtain the necessary data. The results confirm the role of certain design variables, such as monitoring type, and raise a potential trade-off between enrolment and additionality in the assessment of PES effectiveness.","container-title":"Ecological Economics","DOI":"10.1016/j.ecolecon.2023.107856","ISSN":"09218009","journalAbbreviation":"Ecological Economics","language":"en","page":"107856","source":"DOI.org (Crossref)","title":"Drivers of PES effectiveness: Some evidence from a quantitative meta-analysis","title-short":"Drivers of PES effectiveness","volume":"210","author":[{"family":"Saint-Cyr","given":"Legrand D.F."},{"family":"Védrine","given":"Lionel"},{"family":"Legras","given":"Sophie"},{"family":"Le Gallo","given":"Julie"},{"family":"Bellassen","given":"Valentin"}],"issued":{"date-parts":[["2023",8]]}}}],"schema":"https://github.com/citation-style-language/schema/raw/master/csl-citation.json"} </w:instrText>
            </w:r>
            <w:r w:rsidRPr="00F96DD6">
              <w:rPr>
                <w:rFonts w:ascii="Times New Roman" w:hAnsi="Times New Roman"/>
                <w:sz w:val="20"/>
                <w:vertAlign w:val="superscript"/>
                <w:lang w:val="en-GB"/>
              </w:rPr>
              <w:fldChar w:fldCharType="separate"/>
            </w:r>
            <w:r w:rsidR="00F31010">
              <w:rPr>
                <w:rFonts w:ascii="Times New Roman" w:eastAsiaTheme="minorEastAsia" w:hAnsi="Times New Roman"/>
                <w:sz w:val="20"/>
                <w:lang w:val="en-GB"/>
                <w14:ligatures w14:val="standardContextual"/>
              </w:rPr>
              <w:t>(41)</w:t>
            </w:r>
            <w:r w:rsidRPr="00F96DD6">
              <w:rPr>
                <w:rFonts w:ascii="Times New Roman" w:hAnsi="Times New Roman"/>
                <w:sz w:val="20"/>
                <w:vertAlign w:val="superscript"/>
                <w:lang w:val="en-GB"/>
              </w:rPr>
              <w:fldChar w:fldCharType="end"/>
            </w:r>
          </w:p>
        </w:tc>
      </w:tr>
      <w:tr w:rsidR="00F96DD6" w:rsidRPr="001413D8" w:rsidDel="00AA78CB" w14:paraId="0A6860D5" w14:textId="77777777" w:rsidTr="00013060">
        <w:tc>
          <w:tcPr>
            <w:tcW w:w="2268" w:type="dxa"/>
          </w:tcPr>
          <w:p w14:paraId="2FB1FAD0" w14:textId="138CD1A0" w:rsidR="00F96DD6" w:rsidRPr="003204DE" w:rsidRDefault="00122A80" w:rsidP="00013060">
            <w:pPr>
              <w:rPr>
                <w:rFonts w:ascii="Times New Roman" w:hAnsi="Times New Roman"/>
                <w:sz w:val="20"/>
                <w:lang w:val="en-GB"/>
              </w:rPr>
            </w:pPr>
            <w:r w:rsidRPr="003204DE">
              <w:rPr>
                <w:rFonts w:ascii="Times New Roman" w:hAnsi="Times New Roman"/>
                <w:sz w:val="20"/>
                <w:lang w:val="en-GB"/>
              </w:rPr>
              <w:t>Financing source</w:t>
            </w:r>
          </w:p>
        </w:tc>
        <w:tc>
          <w:tcPr>
            <w:tcW w:w="5954" w:type="dxa"/>
            <w:gridSpan w:val="2"/>
          </w:tcPr>
          <w:p w14:paraId="59EFC051" w14:textId="64100345" w:rsidR="00F96DD6" w:rsidRPr="00EF245C" w:rsidRDefault="00F96DD6" w:rsidP="00013060">
            <w:pPr>
              <w:rPr>
                <w:rFonts w:ascii="Times New Roman" w:hAnsi="Times New Roman"/>
                <w:sz w:val="20"/>
                <w:lang w:val="en-GB"/>
              </w:rPr>
            </w:pPr>
            <w:r w:rsidRPr="00EF245C">
              <w:rPr>
                <w:rFonts w:ascii="Times New Roman" w:hAnsi="Times New Roman"/>
                <w:sz w:val="20"/>
                <w:lang w:val="en-GB"/>
              </w:rPr>
              <w:t>EU, the Swedish state, private</w:t>
            </w:r>
            <w:r w:rsidR="00D352EE">
              <w:rPr>
                <w:rFonts w:ascii="Times New Roman" w:hAnsi="Times New Roman"/>
                <w:sz w:val="20"/>
                <w:lang w:val="en-GB"/>
              </w:rPr>
              <w:t xml:space="preserve"> sector</w:t>
            </w:r>
            <w:r w:rsidRPr="00EF245C">
              <w:rPr>
                <w:rFonts w:ascii="Times New Roman" w:hAnsi="Times New Roman"/>
                <w:sz w:val="20"/>
                <w:lang w:val="en-GB"/>
              </w:rPr>
              <w:t>, public-private (e.g. a common f</w:t>
            </w:r>
            <w:r w:rsidR="00D352EE">
              <w:rPr>
                <w:rFonts w:ascii="Times New Roman" w:hAnsi="Times New Roman"/>
                <w:sz w:val="20"/>
                <w:lang w:val="en-GB"/>
              </w:rPr>
              <w:t>u</w:t>
            </w:r>
            <w:r w:rsidRPr="00EF245C">
              <w:rPr>
                <w:rFonts w:ascii="Times New Roman" w:hAnsi="Times New Roman"/>
                <w:sz w:val="20"/>
                <w:lang w:val="en-GB"/>
              </w:rPr>
              <w:t>nd)</w:t>
            </w:r>
          </w:p>
        </w:tc>
        <w:tc>
          <w:tcPr>
            <w:tcW w:w="850" w:type="dxa"/>
          </w:tcPr>
          <w:p w14:paraId="5DB1D5EA" w14:textId="77777777" w:rsidR="00F96DD6" w:rsidRPr="00F96DD6" w:rsidRDefault="00F96DD6" w:rsidP="00013060">
            <w:pPr>
              <w:rPr>
                <w:rFonts w:ascii="Times New Roman" w:hAnsi="Times New Roman"/>
                <w:sz w:val="20"/>
                <w:lang w:val="en-GB"/>
              </w:rPr>
            </w:pPr>
          </w:p>
        </w:tc>
      </w:tr>
    </w:tbl>
    <w:p w14:paraId="28BFC9D8" w14:textId="77777777" w:rsidR="00F96DD6" w:rsidRPr="00285750" w:rsidRDefault="00F96DD6" w:rsidP="00103942">
      <w:pPr>
        <w:pStyle w:val="NormalWeb"/>
        <w:spacing w:before="0" w:beforeAutospacing="0" w:after="120" w:afterAutospacing="0" w:line="276" w:lineRule="auto"/>
        <w:rPr>
          <w:lang w:val="en-GB"/>
          <w:rPrChange w:id="726" w:author="Jesper Svensson" w:date="2026-07-13T08:50:00Z" w16du:dateUtc="2026-07-13T06:50:00Z">
            <w:rPr>
              <w:lang w:val="da-DK"/>
            </w:rPr>
          </w:rPrChange>
        </w:rPr>
      </w:pPr>
    </w:p>
    <w:p w14:paraId="0E57B248" w14:textId="479B1231" w:rsidR="00814047" w:rsidRPr="00F11382" w:rsidRDefault="00814047" w:rsidP="00814047">
      <w:pPr>
        <w:pStyle w:val="Heading2"/>
        <w:rPr>
          <w:rFonts w:ascii="Arial" w:hAnsi="Arial" w:cs="Arial"/>
          <w:color w:val="000000" w:themeColor="text1"/>
          <w:sz w:val="26"/>
          <w:szCs w:val="26"/>
          <w:lang w:val="en-GB"/>
        </w:rPr>
      </w:pPr>
      <w:r w:rsidRPr="00F11382">
        <w:rPr>
          <w:rFonts w:ascii="Arial" w:hAnsi="Arial" w:cs="Arial"/>
          <w:color w:val="000000" w:themeColor="text1"/>
          <w:sz w:val="26"/>
          <w:szCs w:val="26"/>
          <w:lang w:val="en-GB"/>
        </w:rPr>
        <w:t>Choice modelling</w:t>
      </w:r>
    </w:p>
    <w:p w14:paraId="555F357E" w14:textId="20288938" w:rsidR="00814047" w:rsidRPr="00220FE8" w:rsidRDefault="00814047" w:rsidP="00814047">
      <w:pPr>
        <w:pStyle w:val="NormalWeb"/>
        <w:spacing w:before="0" w:beforeAutospacing="0" w:after="120" w:afterAutospacing="0" w:line="276" w:lineRule="auto"/>
        <w:rPr>
          <w:color w:val="0E0E0E"/>
          <w:lang w:val="en-GB"/>
          <w:rPrChange w:id="727" w:author="Jesper Svensson" w:date="2026-07-03T12:34:00Z" w16du:dateUtc="2026-07-03T10:34:00Z">
            <w:rPr>
              <w:color w:val="0E0E0E"/>
              <w:lang w:val="da-DK"/>
            </w:rPr>
          </w:rPrChange>
        </w:rPr>
      </w:pPr>
      <w:r w:rsidRPr="00210CED">
        <w:rPr>
          <w:lang w:val="en-GB"/>
        </w:rPr>
        <w:t>We then estimated the Willingness-to-accept (WTA) for the offered contract via choice models that explain the marginal change in acceptability when varying attributes</w:t>
      </w:r>
      <w:r>
        <w:rPr>
          <w:lang w:val="en-GB"/>
        </w:rPr>
        <w:t xml:space="preserve">. </w:t>
      </w:r>
      <w:r w:rsidR="00220FE8">
        <w:rPr>
          <w:lang w:val="en-GB"/>
        </w:rPr>
        <w:t>Utility was assumed to depend on the contract attributes presented in each choice set, including conservation activity, compensation level, contract length and financing source.</w:t>
      </w:r>
    </w:p>
    <w:p w14:paraId="40940B99" w14:textId="0E109798" w:rsidR="00814047" w:rsidRPr="00B935E4" w:rsidRDefault="00814047" w:rsidP="00814047">
      <w:pPr>
        <w:pStyle w:val="NormalWeb"/>
        <w:spacing w:before="0" w:beforeAutospacing="0" w:after="120" w:afterAutospacing="0" w:line="276" w:lineRule="auto"/>
        <w:rPr>
          <w:color w:val="000000" w:themeColor="text1"/>
          <w:lang w:val="en-GB"/>
        </w:rPr>
      </w:pPr>
      <w:r w:rsidRPr="00B935E4">
        <w:rPr>
          <w:color w:val="000000" w:themeColor="text1"/>
          <w:lang w:val="en-GB"/>
        </w:rPr>
        <w:t>Following Street &amp; Burgess</w:t>
      </w:r>
      <w:r w:rsidR="00FB4BC1">
        <w:rPr>
          <w:color w:val="000000" w:themeColor="text1"/>
          <w:lang w:val="en-GB"/>
        </w:rPr>
        <w:t xml:space="preserve"> </w:t>
      </w:r>
      <w:r w:rsidR="00FB4BC1">
        <w:rPr>
          <w:color w:val="000000" w:themeColor="text1"/>
          <w:lang w:val="en-GB"/>
        </w:rPr>
        <w:fldChar w:fldCharType="begin"/>
      </w:r>
      <w:r w:rsidR="00F31010">
        <w:rPr>
          <w:color w:val="000000" w:themeColor="text1"/>
          <w:lang w:val="en-GB"/>
        </w:rPr>
        <w:instrText xml:space="preserve"> ADDIN ZOTERO_ITEM CSL_CITATION {"citationID":"8Z8eG2ac","properties":{"formattedCitation":"(42)","plainCitation":"(42)","noteIndex":0},"citationItems":[{"id":4584,"uris":["http://zotero.org/users/11471439/items/56D2YALY"],"itemData":{"id":4584,"type":"chapter","container-title":"Wiley Series in Probability and Statistics","DOI":"10.1002/9781118147634.ch10","edition":"1","ISBN":"978-0-470-53068-9","language":"en","page":"331-378","publisher":"Wiley","source":"DOI.org (Crossref)","title":"Designs for Choice Experiments for the Multinomial Logit Model","URL":"https://onlinelibrary.wiley.com/doi/10.1002/9781118147634.ch10","volume":"3","editor":[{"family":"Hinkelmann","given":"Klaus"}],"author":[{"family":"Street","given":"Deborah J."},{"family":"Burgess","given":"Leonie"}],"accessed":{"date-parts":[["2025",8,11]]},"issued":{"date-parts":[["2012",1,27]]}}}],"schema":"https://github.com/citation-style-language/schema/raw/master/csl-citation.json"} </w:instrText>
      </w:r>
      <w:r w:rsidR="00FB4BC1">
        <w:rPr>
          <w:color w:val="000000" w:themeColor="text1"/>
          <w:lang w:val="en-GB"/>
        </w:rPr>
        <w:fldChar w:fldCharType="separate"/>
      </w:r>
      <w:r w:rsidR="00F31010">
        <w:rPr>
          <w:noProof/>
          <w:color w:val="000000" w:themeColor="text1"/>
          <w:lang w:val="en-GB"/>
        </w:rPr>
        <w:t>(42)</w:t>
      </w:r>
      <w:r w:rsidR="00FB4BC1">
        <w:rPr>
          <w:color w:val="000000" w:themeColor="text1"/>
          <w:lang w:val="en-GB"/>
        </w:rPr>
        <w:fldChar w:fldCharType="end"/>
      </w:r>
      <w:r w:rsidRPr="00B935E4">
        <w:rPr>
          <w:color w:val="000000" w:themeColor="text1"/>
          <w:lang w:val="en-GB"/>
        </w:rPr>
        <w:t xml:space="preserve">, we can let </w:t>
      </w:r>
      <m:oMath>
        <m:sSub>
          <m:sSubPr>
            <m:ctrlPr>
              <w:rPr>
                <w:rFonts w:ascii="Cambria Math" w:hAnsi="Cambria Math"/>
                <w:i/>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jα</m:t>
            </m:r>
          </m:sub>
        </m:sSub>
        <m:r>
          <w:rPr>
            <w:rFonts w:ascii="Cambria Math" w:hAnsi="Cambria Math"/>
            <w:color w:val="000000" w:themeColor="text1"/>
            <w:lang w:val="en-GB"/>
          </w:rPr>
          <m:t>​</m:t>
        </m:r>
      </m:oMath>
      <w:r w:rsidRPr="00B935E4">
        <w:rPr>
          <w:color w:val="000000" w:themeColor="text1"/>
          <w:lang w:val="en-GB"/>
        </w:rPr>
        <w:t xml:space="preserve"> represent the utility assigned by subject </w:t>
      </w:r>
      <m:oMath>
        <m:r>
          <w:rPr>
            <w:rFonts w:ascii="Cambria Math" w:hAnsi="Cambria Math"/>
            <w:color w:val="000000" w:themeColor="text1"/>
            <w:lang w:val="en-GB"/>
          </w:rPr>
          <m:t>α</m:t>
        </m:r>
      </m:oMath>
      <w:r w:rsidRPr="00B935E4">
        <w:rPr>
          <w:color w:val="000000" w:themeColor="text1"/>
          <w:lang w:val="en-GB"/>
        </w:rPr>
        <w:t xml:space="preserve"> to option </w:t>
      </w:r>
      <m:oMath>
        <m:r>
          <w:rPr>
            <w:rFonts w:ascii="Cambria Math" w:hAnsi="Cambria Math"/>
            <w:color w:val="000000" w:themeColor="text1"/>
            <w:lang w:val="en-GB"/>
          </w:rPr>
          <m:t>j</m:t>
        </m:r>
        <m:d>
          <m:dPr>
            <m:ctrlPr>
              <w:rPr>
                <w:rFonts w:ascii="Cambria Math" w:hAnsi="Cambria Math"/>
                <w:i/>
                <w:color w:val="000000" w:themeColor="text1"/>
                <w:lang w:val="en-GB"/>
              </w:rPr>
            </m:ctrlPr>
          </m:dPr>
          <m:e>
            <m:r>
              <w:rPr>
                <w:rFonts w:ascii="Cambria Math" w:hAnsi="Cambria Math"/>
                <w:color w:val="000000" w:themeColor="text1"/>
                <w:lang w:val="en-GB"/>
              </w:rPr>
              <m:t>j=1,2,…,m</m:t>
            </m:r>
          </m:e>
        </m:d>
      </m:oMath>
      <w:r w:rsidRPr="00B935E4">
        <w:rPr>
          <w:color w:val="000000" w:themeColor="text1"/>
          <w:lang w:val="en-GB"/>
        </w:rPr>
        <w:t xml:space="preserve"> in a choice set containing </w:t>
      </w:r>
      <m:oMath>
        <m:r>
          <w:rPr>
            <w:rFonts w:ascii="Cambria Math" w:hAnsi="Cambria Math"/>
            <w:color w:val="000000" w:themeColor="text1"/>
            <w:lang w:val="en-GB"/>
          </w:rPr>
          <m:t>m</m:t>
        </m:r>
      </m:oMath>
      <w:r w:rsidRPr="00B935E4">
        <w:rPr>
          <w:color w:val="000000" w:themeColor="text1"/>
          <w:lang w:val="en-GB"/>
        </w:rPr>
        <w:t xml:space="preserve"> options. Option </w:t>
      </w:r>
      <m:oMath>
        <m:r>
          <w:rPr>
            <w:rFonts w:ascii="Cambria Math" w:hAnsi="Cambria Math"/>
            <w:color w:val="000000" w:themeColor="text1"/>
            <w:lang w:val="en-GB"/>
          </w:rPr>
          <m:t>i</m:t>
        </m:r>
      </m:oMath>
      <w:r w:rsidRPr="00B935E4">
        <w:rPr>
          <w:color w:val="000000" w:themeColor="text1"/>
          <w:lang w:val="en-GB"/>
        </w:rPr>
        <w:t xml:space="preserve"> is chosen if and only if </w:t>
      </w:r>
      <m:oMath>
        <m:sSub>
          <m:sSubPr>
            <m:ctrlPr>
              <w:rPr>
                <w:rFonts w:ascii="Cambria Math" w:hAnsi="Cambria Math"/>
                <w:i/>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iα</m:t>
            </m:r>
          </m:sub>
        </m:sSub>
        <m:r>
          <w:rPr>
            <w:rFonts w:ascii="Cambria Math" w:hAnsi="Cambria Math"/>
            <w:color w:val="000000" w:themeColor="text1"/>
            <w:lang w:val="en-GB"/>
          </w:rPr>
          <m:t>&gt;</m:t>
        </m:r>
        <m:sSub>
          <m:sSubPr>
            <m:ctrlPr>
              <w:rPr>
                <w:rFonts w:ascii="Cambria Math" w:hAnsi="Cambria Math"/>
                <w:i/>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jα</m:t>
            </m:r>
          </m:sub>
        </m:sSub>
      </m:oMath>
      <w:r w:rsidRPr="00B935E4">
        <w:rPr>
          <w:color w:val="000000" w:themeColor="text1"/>
          <w:lang w:val="en-GB"/>
        </w:rPr>
        <w:t xml:space="preserve">​ for all </w:t>
      </w:r>
      <m:oMath>
        <m:r>
          <w:rPr>
            <w:rFonts w:ascii="Cambria Math" w:hAnsi="Cambria Math"/>
            <w:color w:val="000000" w:themeColor="text1"/>
            <w:lang w:val="en-GB"/>
          </w:rPr>
          <m:t>j≠i</m:t>
        </m:r>
      </m:oMath>
      <w:r w:rsidRPr="00B935E4">
        <w:rPr>
          <w:color w:val="000000" w:themeColor="text1"/>
          <w:lang w:val="en-GB"/>
        </w:rPr>
        <w:t xml:space="preserve">. While the researcher observes the available options and the subject's choice, the utilities themselves are not directly observable. From the stated preferences for different attribute levels, we can however estimate a utility function for different attributes. The utility can be decomposed into a systematic component, </w:t>
      </w:r>
      <m:oMath>
        <m:sSub>
          <m:sSubPr>
            <m:ctrlPr>
              <w:rPr>
                <w:rFonts w:ascii="Cambria Math" w:hAnsi="Cambria Math"/>
                <w:i/>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jα</m:t>
            </m:r>
          </m:sub>
        </m:sSub>
        <m:r>
          <w:rPr>
            <w:rFonts w:ascii="Cambria Math" w:hAnsi="Cambria Math"/>
            <w:color w:val="000000" w:themeColor="text1"/>
            <w:lang w:val="en-GB"/>
          </w:rPr>
          <m:t>​</m:t>
        </m:r>
      </m:oMath>
      <w:r w:rsidRPr="00B935E4">
        <w:rPr>
          <w:color w:val="000000" w:themeColor="text1"/>
          <w:lang w:val="en-GB"/>
        </w:rPr>
        <w:t xml:space="preserve">, which the researcher can model, and a stochastic component, </w:t>
      </w:r>
      <m:oMath>
        <m:sSub>
          <m:sSubPr>
            <m:ctrlPr>
              <w:rPr>
                <w:rFonts w:ascii="Cambria Math" w:hAnsi="Cambria Math"/>
                <w:i/>
                <w:color w:val="000000" w:themeColor="text1"/>
                <w:lang w:val="en-GB"/>
              </w:rPr>
            </m:ctrlPr>
          </m:sSubPr>
          <m:e>
            <m:r>
              <w:rPr>
                <w:rFonts w:ascii="Cambria Math" w:hAnsi="Cambria Math"/>
                <w:color w:val="000000" w:themeColor="text1"/>
                <w:lang w:val="en-GB"/>
              </w:rPr>
              <m:t>ε</m:t>
            </m:r>
          </m:e>
          <m:sub>
            <m:r>
              <w:rPr>
                <w:rFonts w:ascii="Cambria Math" w:hAnsi="Cambria Math"/>
                <w:color w:val="000000" w:themeColor="text1"/>
                <w:lang w:val="en-GB"/>
              </w:rPr>
              <m:t>jα</m:t>
            </m:r>
          </m:sub>
        </m:sSub>
      </m:oMath>
      <w:r w:rsidRPr="00B935E4">
        <w:rPr>
          <w:color w:val="000000" w:themeColor="text1"/>
          <w:lang w:val="en-GB"/>
        </w:rPr>
        <w:t xml:space="preserve">​, which captures all other factors influencing utility that are not included in </w:t>
      </w:r>
      <m:oMath>
        <m:sSub>
          <m:sSubPr>
            <m:ctrlPr>
              <w:rPr>
                <w:rFonts w:ascii="Cambria Math" w:hAnsi="Cambria Math"/>
                <w:i/>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jα</m:t>
            </m:r>
          </m:sub>
        </m:sSub>
      </m:oMath>
      <w:r w:rsidRPr="00B935E4">
        <w:rPr>
          <w:color w:val="000000" w:themeColor="text1"/>
          <w:lang w:val="en-GB"/>
        </w:rPr>
        <w:t>​. Thus, utility can be expressed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237"/>
        <w:gridCol w:w="1412"/>
      </w:tblGrid>
      <w:tr w:rsidR="00814047" w:rsidRPr="00B935E4" w14:paraId="2B90F7AD" w14:textId="77777777" w:rsidTr="00013060">
        <w:tc>
          <w:tcPr>
            <w:tcW w:w="1413" w:type="dxa"/>
          </w:tcPr>
          <w:p w14:paraId="0A8DCAD8" w14:textId="77777777" w:rsidR="00814047" w:rsidRPr="00B935E4" w:rsidRDefault="00814047" w:rsidP="00013060">
            <w:pPr>
              <w:pStyle w:val="NormalWeb"/>
              <w:spacing w:before="0" w:beforeAutospacing="0" w:after="120" w:afterAutospacing="0" w:line="276" w:lineRule="auto"/>
              <w:rPr>
                <w:color w:val="000000" w:themeColor="text1"/>
                <w:lang w:val="en-GB"/>
              </w:rPr>
            </w:pPr>
          </w:p>
        </w:tc>
        <w:tc>
          <w:tcPr>
            <w:tcW w:w="6237" w:type="dxa"/>
          </w:tcPr>
          <w:p w14:paraId="7CAB8746" w14:textId="77777777" w:rsidR="00814047" w:rsidRPr="00B935E4" w:rsidRDefault="00405167" w:rsidP="00013060">
            <w:pPr>
              <w:pStyle w:val="NormalWeb"/>
              <w:spacing w:before="0" w:beforeAutospacing="0" w:after="120" w:afterAutospacing="0" w:line="276" w:lineRule="auto"/>
              <w:jc w:val="center"/>
              <w:rPr>
                <w:color w:val="000000" w:themeColor="text1"/>
                <w:lang w:val="en-GB"/>
              </w:rPr>
            </w:pPr>
            <m:oMath>
              <m:sSub>
                <m:sSubPr>
                  <m:ctrlPr>
                    <w:rPr>
                      <w:rFonts w:ascii="Cambria Math" w:hAnsi="Cambria Math"/>
                      <w:i/>
                      <w:color w:val="000000" w:themeColor="text1"/>
                      <w:lang w:val="en-GB"/>
                    </w:rPr>
                  </m:ctrlPr>
                </m:sSubPr>
                <m:e>
                  <m:r>
                    <w:rPr>
                      <w:rFonts w:ascii="Cambria Math" w:hAnsi="Cambria Math"/>
                      <w:color w:val="000000" w:themeColor="text1"/>
                      <w:lang w:val="en-GB"/>
                    </w:rPr>
                    <m:t>U</m:t>
                  </m:r>
                </m:e>
                <m:sub>
                  <m:r>
                    <w:rPr>
                      <w:rFonts w:ascii="Cambria Math" w:hAnsi="Cambria Math"/>
                      <w:color w:val="000000" w:themeColor="text1"/>
                      <w:lang w:val="en-GB"/>
                    </w:rPr>
                    <m:t>jα</m:t>
                  </m:r>
                </m:sub>
              </m:sSub>
              <m:r>
                <w:rPr>
                  <w:rFonts w:ascii="Cambria Math" w:hAnsi="Cambria Math"/>
                  <w:color w:val="000000" w:themeColor="text1"/>
                  <w:lang w:val="en-GB"/>
                </w:rPr>
                <m:t>=</m:t>
              </m:r>
              <m:sSub>
                <m:sSubPr>
                  <m:ctrlPr>
                    <w:rPr>
                      <w:rFonts w:ascii="Cambria Math" w:hAnsi="Cambria Math"/>
                      <w:i/>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jα</m:t>
                  </m:r>
                </m:sub>
              </m:sSub>
              <m:r>
                <w:rPr>
                  <w:rFonts w:ascii="Cambria Math" w:hAnsi="Cambria Math"/>
                  <w:color w:val="000000" w:themeColor="text1"/>
                  <w:lang w:val="en-GB"/>
                </w:rPr>
                <m:t>+</m:t>
              </m:r>
              <m:sSub>
                <m:sSubPr>
                  <m:ctrlPr>
                    <w:rPr>
                      <w:rFonts w:ascii="Cambria Math" w:hAnsi="Cambria Math"/>
                      <w:i/>
                      <w:color w:val="000000" w:themeColor="text1"/>
                      <w:lang w:val="en-GB"/>
                    </w:rPr>
                  </m:ctrlPr>
                </m:sSubPr>
                <m:e>
                  <m:r>
                    <w:rPr>
                      <w:rFonts w:ascii="Cambria Math" w:hAnsi="Cambria Math"/>
                      <w:color w:val="000000" w:themeColor="text1"/>
                      <w:lang w:val="en-GB"/>
                    </w:rPr>
                    <m:t>ε</m:t>
                  </m:r>
                </m:e>
                <m:sub>
                  <m:r>
                    <w:rPr>
                      <w:rFonts w:ascii="Cambria Math" w:hAnsi="Cambria Math"/>
                      <w:color w:val="000000" w:themeColor="text1"/>
                      <w:lang w:val="en-GB"/>
                    </w:rPr>
                    <m:t>jα</m:t>
                  </m:r>
                </m:sub>
              </m:sSub>
            </m:oMath>
            <w:r w:rsidR="00814047" w:rsidRPr="00B935E4">
              <w:rPr>
                <w:color w:val="000000" w:themeColor="text1"/>
                <w:lang w:val="en-GB"/>
              </w:rPr>
              <w:t>.</w:t>
            </w:r>
          </w:p>
        </w:tc>
        <w:tc>
          <w:tcPr>
            <w:tcW w:w="1412" w:type="dxa"/>
          </w:tcPr>
          <w:p w14:paraId="5B717B38" w14:textId="77777777" w:rsidR="00814047" w:rsidRPr="00B935E4" w:rsidRDefault="00814047" w:rsidP="00013060">
            <w:pPr>
              <w:pStyle w:val="NormalWeb"/>
              <w:spacing w:before="0" w:beforeAutospacing="0" w:after="120" w:afterAutospacing="0" w:line="276" w:lineRule="auto"/>
              <w:jc w:val="right"/>
              <w:rPr>
                <w:color w:val="000000" w:themeColor="text1"/>
                <w:lang w:val="en-GB"/>
              </w:rPr>
            </w:pPr>
            <w:r w:rsidRPr="00B935E4">
              <w:rPr>
                <w:color w:val="000000" w:themeColor="text1"/>
                <w:lang w:val="en-GB"/>
              </w:rPr>
              <w:t>(1)</w:t>
            </w:r>
          </w:p>
        </w:tc>
      </w:tr>
    </w:tbl>
    <w:p w14:paraId="737A63A3" w14:textId="77777777" w:rsidR="00814047" w:rsidRPr="00B935E4" w:rsidRDefault="00814047" w:rsidP="00814047">
      <w:pPr>
        <w:pStyle w:val="NormalWeb"/>
        <w:spacing w:before="0" w:beforeAutospacing="0" w:after="120" w:afterAutospacing="0" w:line="276" w:lineRule="auto"/>
        <w:rPr>
          <w:color w:val="000000" w:themeColor="text1"/>
          <w:lang w:val="en-GB"/>
        </w:rPr>
      </w:pPr>
      <w:r w:rsidRPr="00B935E4">
        <w:rPr>
          <w:color w:val="000000" w:themeColor="text1"/>
          <w:lang w:val="en-GB"/>
        </w:rPr>
        <w:t>This utility can then be estimated via Multinomial Logit Model (M</w:t>
      </w:r>
      <w:r>
        <w:rPr>
          <w:color w:val="000000" w:themeColor="text1"/>
          <w:lang w:val="en-GB"/>
        </w:rPr>
        <w:t>NL</w:t>
      </w:r>
      <w:r w:rsidRPr="00B935E4">
        <w:rPr>
          <w:color w:val="000000" w:themeColor="text1"/>
          <w:lang w:val="en-GB"/>
        </w:rPr>
        <w:t xml:space="preserve">). We can consider an experiment involving </w:t>
      </w:r>
      <m:oMath>
        <m:r>
          <w:rPr>
            <w:rFonts w:ascii="Cambria Math" w:hAnsi="Cambria Math"/>
            <w:color w:val="000000" w:themeColor="text1"/>
            <w:lang w:val="en-GB"/>
          </w:rPr>
          <m:t>N</m:t>
        </m:r>
      </m:oMath>
      <w:r w:rsidRPr="00B935E4">
        <w:rPr>
          <w:color w:val="000000" w:themeColor="text1"/>
          <w:lang w:val="en-GB"/>
        </w:rPr>
        <w:t xml:space="preserve"> choice sets, each containing </w:t>
      </w:r>
      <m:oMath>
        <m:r>
          <w:rPr>
            <w:rFonts w:ascii="Cambria Math" w:hAnsi="Cambria Math"/>
            <w:color w:val="000000" w:themeColor="text1"/>
            <w:lang w:val="en-GB"/>
          </w:rPr>
          <m:t>m</m:t>
        </m:r>
      </m:oMath>
      <w:r w:rsidRPr="00B935E4">
        <w:rPr>
          <w:color w:val="000000" w:themeColor="text1"/>
          <w:lang w:val="en-GB"/>
        </w:rPr>
        <w:t xml:space="preserve"> options. Let </w:t>
      </w:r>
      <m:oMath>
        <m:sSub>
          <m:sSubPr>
            <m:ctrlPr>
              <w:rPr>
                <w:rFonts w:ascii="Cambria Math" w:hAnsi="Cambria Math"/>
                <w:i/>
                <w:color w:val="000000" w:themeColor="text1"/>
                <w:lang w:val="en-GB"/>
              </w:rPr>
            </m:ctrlPr>
          </m:sSubPr>
          <m:e>
            <m:r>
              <w:rPr>
                <w:rFonts w:ascii="Cambria Math" w:hAnsi="Cambria Math"/>
                <w:color w:val="000000" w:themeColor="text1"/>
                <w:lang w:val="en-GB"/>
              </w:rPr>
              <m:t>n</m:t>
            </m:r>
          </m:e>
          <m:sub>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1</m:t>
                </m:r>
              </m:sub>
            </m:sSub>
            <m:r>
              <w:rPr>
                <w:rFonts w:ascii="Cambria Math" w:hAnsi="Cambria Math"/>
                <w:color w:val="000000" w:themeColor="text1"/>
                <w:lang w:val="en-GB"/>
              </w:rPr>
              <m:t>,</m:t>
            </m:r>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2</m:t>
                </m:r>
              </m:sub>
            </m:sSub>
            <m:r>
              <w:rPr>
                <w:rFonts w:ascii="Cambria Math" w:hAnsi="Cambria Math"/>
                <w:color w:val="000000" w:themeColor="text1"/>
                <w:lang w:val="en-GB"/>
              </w:rPr>
              <m:t>,…,</m:t>
            </m:r>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m</m:t>
                </m:r>
              </m:sub>
            </m:sSub>
          </m:sub>
        </m:sSub>
      </m:oMath>
      <w:r w:rsidRPr="00B935E4">
        <w:rPr>
          <w:color w:val="000000" w:themeColor="text1"/>
          <w:lang w:val="en-GB"/>
        </w:rPr>
        <w:t xml:space="preserve"> denote the indicator for whether the specific options form a choice set </w:t>
      </w:r>
      <m:oMath>
        <m:sSub>
          <m:sSubPr>
            <m:ctrlPr>
              <w:rPr>
                <w:rFonts w:ascii="Cambria Math" w:hAnsi="Cambria Math"/>
                <w:i/>
                <w:color w:val="000000" w:themeColor="text1"/>
                <w:lang w:val="en-GB"/>
              </w:rPr>
            </m:ctrlPr>
          </m:sSubPr>
          <m:e>
            <m:r>
              <w:rPr>
                <w:rFonts w:ascii="Cambria Math" w:hAnsi="Cambria Math"/>
                <w:color w:val="000000" w:themeColor="text1"/>
                <w:lang w:val="en-GB"/>
              </w:rPr>
              <m:t>T</m:t>
            </m:r>
          </m:e>
          <m:sub>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1</m:t>
                </m:r>
              </m:sub>
            </m:sSub>
          </m:sub>
        </m:sSub>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T</m:t>
            </m:r>
          </m:e>
          <m:sub>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2</m:t>
                </m:r>
              </m:sub>
            </m:sSub>
          </m:sub>
        </m:sSub>
        <m:r>
          <w:rPr>
            <w:rFonts w:ascii="Cambria Math" w:hAnsi="Cambria Math"/>
            <w:color w:val="000000" w:themeColor="text1"/>
            <w:lang w:val="en-GB"/>
          </w:rPr>
          <m:t>,…,</m:t>
        </m:r>
        <m:sSub>
          <m:sSubPr>
            <m:ctrlPr>
              <w:rPr>
                <w:rFonts w:ascii="Cambria Math" w:hAnsi="Cambria Math"/>
                <w:i/>
                <w:color w:val="000000" w:themeColor="text1"/>
                <w:lang w:val="en-GB"/>
              </w:rPr>
            </m:ctrlPr>
          </m:sSubPr>
          <m:e>
            <m:r>
              <w:rPr>
                <w:rFonts w:ascii="Cambria Math" w:hAnsi="Cambria Math"/>
                <w:color w:val="000000" w:themeColor="text1"/>
                <w:lang w:val="en-GB"/>
              </w:rPr>
              <m:t>T</m:t>
            </m:r>
          </m:e>
          <m:sub>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m</m:t>
                </m:r>
              </m:sub>
            </m:sSub>
          </m:sub>
        </m:sSub>
      </m:oMath>
      <w:r w:rsidRPr="00B935E4">
        <w:rPr>
          <w:color w:val="000000" w:themeColor="text1"/>
          <w:lang w:val="en-GB"/>
        </w:rPr>
        <w:t>. Specifically: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237"/>
        <w:gridCol w:w="1412"/>
      </w:tblGrid>
      <w:tr w:rsidR="00814047" w:rsidRPr="00B935E4" w14:paraId="4BDB0E4F" w14:textId="77777777" w:rsidTr="00013060">
        <w:tc>
          <w:tcPr>
            <w:tcW w:w="1413" w:type="dxa"/>
          </w:tcPr>
          <w:p w14:paraId="394D6278" w14:textId="77777777" w:rsidR="00814047" w:rsidRPr="00B935E4" w:rsidRDefault="00814047" w:rsidP="00013060">
            <w:pPr>
              <w:pStyle w:val="NormalWeb"/>
              <w:spacing w:before="0" w:beforeAutospacing="0" w:after="120" w:afterAutospacing="0" w:line="276" w:lineRule="auto"/>
              <w:rPr>
                <w:color w:val="000000" w:themeColor="text1"/>
                <w:lang w:val="en-GB"/>
              </w:rPr>
            </w:pPr>
          </w:p>
        </w:tc>
        <w:tc>
          <w:tcPr>
            <w:tcW w:w="6237" w:type="dxa"/>
          </w:tcPr>
          <w:p w14:paraId="68C771FA" w14:textId="77777777" w:rsidR="00814047" w:rsidRPr="00B935E4" w:rsidRDefault="00405167" w:rsidP="00013060">
            <w:pPr>
              <w:pStyle w:val="NormalWeb"/>
              <w:spacing w:before="0" w:beforeAutospacing="0" w:after="120" w:afterAutospacing="0" w:line="276" w:lineRule="auto"/>
              <w:rPr>
                <w:color w:val="000000" w:themeColor="text1"/>
                <w:lang w:val="en-GB"/>
              </w:rPr>
            </w:pPr>
            <m:oMathPara>
              <m:oMath>
                <m:sSub>
                  <m:sSubPr>
                    <m:ctrlPr>
                      <w:rPr>
                        <w:rFonts w:ascii="Cambria Math" w:hAnsi="Cambria Math"/>
                        <w:i/>
                        <w:color w:val="000000" w:themeColor="text1"/>
                        <w:lang w:val="en-GB"/>
                      </w:rPr>
                    </m:ctrlPr>
                  </m:sSubPr>
                  <m:e>
                    <m:r>
                      <w:rPr>
                        <w:rFonts w:ascii="Cambria Math" w:hAnsi="Cambria Math"/>
                        <w:color w:val="000000" w:themeColor="text1"/>
                        <w:lang w:val="en-GB"/>
                      </w:rPr>
                      <m:t>n</m:t>
                    </m:r>
                  </m:e>
                  <m:sub>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1</m:t>
                        </m:r>
                      </m:sub>
                    </m:sSub>
                    <m:r>
                      <w:rPr>
                        <w:rFonts w:ascii="Cambria Math" w:hAnsi="Cambria Math"/>
                        <w:color w:val="000000" w:themeColor="text1"/>
                        <w:lang w:val="en-GB"/>
                      </w:rPr>
                      <m:t>,</m:t>
                    </m:r>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2</m:t>
                        </m:r>
                      </m:sub>
                    </m:sSub>
                    <m:r>
                      <w:rPr>
                        <w:rFonts w:ascii="Cambria Math" w:hAnsi="Cambria Math"/>
                        <w:color w:val="000000" w:themeColor="text1"/>
                        <w:lang w:val="en-GB"/>
                      </w:rPr>
                      <m:t>,…,</m:t>
                    </m:r>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m</m:t>
                        </m:r>
                      </m:sub>
                    </m:sSub>
                  </m:sub>
                </m:sSub>
                <m:r>
                  <w:rPr>
                    <w:rFonts w:ascii="Cambria Math" w:hAnsi="Cambria Math"/>
                    <w:color w:val="000000" w:themeColor="text1"/>
                    <w:lang w:val="en-GB"/>
                  </w:rPr>
                  <m:t>=</m:t>
                </m:r>
                <m:d>
                  <m:dPr>
                    <m:begChr m:val="{"/>
                    <m:endChr m:val=""/>
                    <m:ctrlPr>
                      <w:rPr>
                        <w:rFonts w:ascii="Cambria Math" w:hAnsi="Cambria Math"/>
                        <w:i/>
                        <w:color w:val="000000" w:themeColor="text1"/>
                        <w:lang w:val="en-GB"/>
                      </w:rPr>
                    </m:ctrlPr>
                  </m:dPr>
                  <m:e>
                    <m:eqArr>
                      <m:eqArrPr>
                        <m:ctrlPr>
                          <w:rPr>
                            <w:rFonts w:ascii="Cambria Math" w:hAnsi="Cambria Math"/>
                            <w:i/>
                            <w:color w:val="000000" w:themeColor="text1"/>
                            <w:lang w:val="en-GB"/>
                          </w:rPr>
                        </m:ctrlPr>
                      </m:eqArrPr>
                      <m:e>
                        <m:sSub>
                          <m:sSubPr>
                            <m:ctrlPr>
                              <w:rPr>
                                <w:rFonts w:ascii="Cambria Math" w:hAnsi="Cambria Math"/>
                                <w:i/>
                                <w:color w:val="000000" w:themeColor="text1"/>
                                <w:lang w:val="en-GB"/>
                              </w:rPr>
                            </m:ctrlPr>
                          </m:sSubPr>
                          <m:e>
                            <m:r>
                              <w:rPr>
                                <w:rFonts w:ascii="Cambria Math" w:hAnsi="Cambria Math"/>
                                <w:color w:val="000000" w:themeColor="text1"/>
                                <w:lang w:val="en-GB"/>
                              </w:rPr>
                              <m:t>T</m:t>
                            </m:r>
                          </m:e>
                          <m:sub>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1</m:t>
                                </m:r>
                              </m:sub>
                            </m:sSub>
                          </m:sub>
                        </m:sSub>
                        <m:r>
                          <w:rPr>
                            <w:rFonts w:ascii="Cambria Math" w:hAnsi="Cambria Math"/>
                            <w:color w:val="000000" w:themeColor="text1"/>
                            <w:lang w:val="en-GB"/>
                          </w:rPr>
                          <m:t xml:space="preserve">, </m:t>
                        </m:r>
                        <m:sSub>
                          <m:sSubPr>
                            <m:ctrlPr>
                              <w:rPr>
                                <w:rFonts w:ascii="Cambria Math" w:hAnsi="Cambria Math"/>
                                <w:i/>
                                <w:color w:val="000000" w:themeColor="text1"/>
                                <w:lang w:val="en-GB"/>
                              </w:rPr>
                            </m:ctrlPr>
                          </m:sSubPr>
                          <m:e>
                            <m:r>
                              <w:rPr>
                                <w:rFonts w:ascii="Cambria Math" w:hAnsi="Cambria Math"/>
                                <w:color w:val="000000" w:themeColor="text1"/>
                                <w:lang w:val="en-GB"/>
                              </w:rPr>
                              <m:t>T</m:t>
                            </m:r>
                          </m:e>
                          <m:sub>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2</m:t>
                                </m:r>
                              </m:sub>
                            </m:sSub>
                          </m:sub>
                        </m:sSub>
                        <m:r>
                          <w:rPr>
                            <w:rFonts w:ascii="Cambria Math" w:hAnsi="Cambria Math"/>
                            <w:color w:val="000000" w:themeColor="text1"/>
                            <w:lang w:val="en-GB"/>
                          </w:rPr>
                          <m:t>,…,</m:t>
                        </m:r>
                        <m:sSub>
                          <m:sSubPr>
                            <m:ctrlPr>
                              <w:rPr>
                                <w:rFonts w:ascii="Cambria Math" w:hAnsi="Cambria Math"/>
                                <w:i/>
                                <w:color w:val="000000" w:themeColor="text1"/>
                                <w:lang w:val="en-GB"/>
                              </w:rPr>
                            </m:ctrlPr>
                          </m:sSubPr>
                          <m:e>
                            <m:r>
                              <w:rPr>
                                <w:rFonts w:ascii="Cambria Math" w:hAnsi="Cambria Math"/>
                                <w:color w:val="000000" w:themeColor="text1"/>
                                <w:lang w:val="en-GB"/>
                              </w:rPr>
                              <m:t>T</m:t>
                            </m:r>
                          </m:e>
                          <m:sub>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m</m:t>
                                </m:r>
                              </m:sub>
                            </m:sSub>
                          </m:sub>
                        </m:sSub>
                        <m:r>
                          <w:rPr>
                            <w:rFonts w:ascii="Cambria Math" w:hAnsi="Cambria Math"/>
                            <w:color w:val="000000" w:themeColor="text1"/>
                            <w:lang w:val="en-GB"/>
                          </w:rPr>
                          <m:t xml:space="preserve">  &amp;   </m:t>
                        </m:r>
                        <m:r>
                          <w:rPr>
                            <w:rFonts w:ascii="Cambria Math" w:hAnsi="Cambria Math"/>
                            <w:color w:val="000000" w:themeColor="text1"/>
                            <w:lang w:val="en-GB"/>
                          </w:rPr>
                          <m:t>is</m:t>
                        </m:r>
                        <m:r>
                          <w:rPr>
                            <w:rFonts w:ascii="Cambria Math" w:hAnsi="Cambria Math"/>
                            <w:color w:val="000000" w:themeColor="text1"/>
                            <w:lang w:val="en-GB"/>
                          </w:rPr>
                          <m:t xml:space="preserve"> </m:t>
                        </m:r>
                        <m:r>
                          <w:rPr>
                            <w:rFonts w:ascii="Cambria Math" w:hAnsi="Cambria Math"/>
                            <w:color w:val="000000" w:themeColor="text1"/>
                            <w:lang w:val="en-GB"/>
                          </w:rPr>
                          <m:t>a</m:t>
                        </m:r>
                        <m:r>
                          <w:rPr>
                            <w:rFonts w:ascii="Cambria Math" w:hAnsi="Cambria Math"/>
                            <w:color w:val="000000" w:themeColor="text1"/>
                            <w:lang w:val="en-GB"/>
                          </w:rPr>
                          <m:t xml:space="preserve"> </m:t>
                        </m:r>
                        <m:r>
                          <w:rPr>
                            <w:rFonts w:ascii="Cambria Math" w:hAnsi="Cambria Math"/>
                            <w:color w:val="000000" w:themeColor="text1"/>
                            <w:lang w:val="en-GB"/>
                          </w:rPr>
                          <m:t>c</m:t>
                        </m:r>
                        <m:r>
                          <w:rPr>
                            <w:rFonts w:ascii="Cambria Math" w:hAnsi="Cambria Math"/>
                            <w:color w:val="000000" w:themeColor="text1"/>
                            <w:lang w:val="en-GB"/>
                          </w:rPr>
                          <m:t>h</m:t>
                        </m:r>
                        <m:r>
                          <w:rPr>
                            <w:rFonts w:ascii="Cambria Math" w:hAnsi="Cambria Math"/>
                            <w:color w:val="000000" w:themeColor="text1"/>
                            <w:lang w:val="en-GB"/>
                          </w:rPr>
                          <m:t>oice</m:t>
                        </m:r>
                        <m:r>
                          <w:rPr>
                            <w:rFonts w:ascii="Cambria Math" w:hAnsi="Cambria Math"/>
                            <w:color w:val="000000" w:themeColor="text1"/>
                            <w:lang w:val="en-GB"/>
                          </w:rPr>
                          <m:t xml:space="preserve"> </m:t>
                        </m:r>
                        <m:r>
                          <w:rPr>
                            <w:rFonts w:ascii="Cambria Math" w:hAnsi="Cambria Math"/>
                            <w:color w:val="000000" w:themeColor="text1"/>
                            <w:lang w:val="en-GB"/>
                          </w:rPr>
                          <m:t>set</m:t>
                        </m:r>
                      </m:e>
                      <m:e>
                        <m:r>
                          <w:rPr>
                            <w:rFonts w:ascii="Cambria Math" w:hAnsi="Cambria Math"/>
                            <w:color w:val="000000" w:themeColor="text1"/>
                            <w:lang w:val="en-GB"/>
                          </w:rPr>
                          <m:t xml:space="preserve">0                          &amp; </m:t>
                        </m:r>
                        <m:r>
                          <m:rPr>
                            <m:sty m:val="p"/>
                          </m:rPr>
                          <w:rPr>
                            <w:rFonts w:ascii="Cambria Math" w:hAnsi="Cambria Math"/>
                            <w:color w:val="000000" w:themeColor="text1"/>
                            <w:lang w:val="en-GB"/>
                          </w:rPr>
                          <m:t xml:space="preserve"> </m:t>
                        </m:r>
                        <m:r>
                          <w:rPr>
                            <w:rFonts w:ascii="Cambria Math" w:hAnsi="Cambria Math"/>
                            <w:color w:val="000000" w:themeColor="text1"/>
                            <w:lang w:val="en-GB"/>
                          </w:rPr>
                          <m:t>ot</m:t>
                        </m:r>
                        <m:r>
                          <w:rPr>
                            <w:rFonts w:ascii="Cambria Math" w:hAnsi="Cambria Math"/>
                            <w:color w:val="000000" w:themeColor="text1"/>
                            <w:lang w:val="en-GB"/>
                          </w:rPr>
                          <m:t>h</m:t>
                        </m:r>
                        <m:r>
                          <w:rPr>
                            <w:rFonts w:ascii="Cambria Math" w:hAnsi="Cambria Math"/>
                            <w:color w:val="000000" w:themeColor="text1"/>
                            <w:lang w:val="en-GB"/>
                          </w:rPr>
                          <m:t>erwise</m:t>
                        </m:r>
                      </m:e>
                    </m:eqArr>
                  </m:e>
                </m:d>
              </m:oMath>
            </m:oMathPara>
          </w:p>
        </w:tc>
        <w:tc>
          <w:tcPr>
            <w:tcW w:w="1412" w:type="dxa"/>
            <w:vAlign w:val="center"/>
          </w:tcPr>
          <w:p w14:paraId="466C8299" w14:textId="77777777" w:rsidR="00814047" w:rsidRPr="00B935E4" w:rsidRDefault="00814047" w:rsidP="00013060">
            <w:pPr>
              <w:pStyle w:val="NormalWeb"/>
              <w:spacing w:before="0" w:beforeAutospacing="0" w:after="120" w:afterAutospacing="0" w:line="276" w:lineRule="auto"/>
              <w:jc w:val="right"/>
              <w:rPr>
                <w:color w:val="000000" w:themeColor="text1"/>
                <w:lang w:val="en-GB"/>
              </w:rPr>
            </w:pPr>
            <w:r w:rsidRPr="00B935E4">
              <w:rPr>
                <w:color w:val="000000" w:themeColor="text1"/>
                <w:lang w:val="en-GB"/>
              </w:rPr>
              <w:t>(2)</w:t>
            </w:r>
          </w:p>
        </w:tc>
      </w:tr>
    </w:tbl>
    <w:p w14:paraId="2DC0C7AA" w14:textId="77777777" w:rsidR="00814047" w:rsidRPr="00B935E4" w:rsidRDefault="00814047" w:rsidP="00814047">
      <w:pPr>
        <w:pStyle w:val="NormalWeb"/>
        <w:spacing w:before="0" w:beforeAutospacing="0" w:after="120" w:afterAutospacing="0" w:line="276" w:lineRule="auto"/>
        <w:rPr>
          <w:color w:val="000000" w:themeColor="text1"/>
          <w:lang w:val="en-GB"/>
        </w:rPr>
      </w:pPr>
      <w:r w:rsidRPr="00B935E4">
        <w:rPr>
          <w:color w:val="000000" w:themeColor="text1"/>
          <w:lang w:val="en-GB"/>
        </w:rPr>
        <w:t>The total number of choice sets is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237"/>
        <w:gridCol w:w="1412"/>
      </w:tblGrid>
      <w:tr w:rsidR="00814047" w:rsidRPr="00B935E4" w14:paraId="744489E5" w14:textId="77777777" w:rsidTr="00013060">
        <w:tc>
          <w:tcPr>
            <w:tcW w:w="1413" w:type="dxa"/>
          </w:tcPr>
          <w:p w14:paraId="57B88BDD" w14:textId="77777777" w:rsidR="00814047" w:rsidRPr="00B935E4" w:rsidRDefault="00814047" w:rsidP="00013060">
            <w:pPr>
              <w:pStyle w:val="NormalWeb"/>
              <w:spacing w:before="0" w:beforeAutospacing="0" w:after="120" w:afterAutospacing="0" w:line="276" w:lineRule="auto"/>
              <w:rPr>
                <w:color w:val="000000" w:themeColor="text1"/>
                <w:lang w:val="en-GB"/>
              </w:rPr>
            </w:pPr>
          </w:p>
        </w:tc>
        <w:tc>
          <w:tcPr>
            <w:tcW w:w="6237" w:type="dxa"/>
          </w:tcPr>
          <w:p w14:paraId="5DDA8595" w14:textId="77777777" w:rsidR="00814047" w:rsidRPr="00B935E4" w:rsidRDefault="00814047" w:rsidP="00013060">
            <w:pPr>
              <w:pStyle w:val="NormalWeb"/>
              <w:spacing w:before="0" w:beforeAutospacing="0" w:after="120" w:afterAutospacing="0" w:line="276" w:lineRule="auto"/>
              <w:jc w:val="center"/>
              <w:rPr>
                <w:color w:val="000000" w:themeColor="text1"/>
                <w:lang w:val="en-GB"/>
              </w:rPr>
            </w:pPr>
            <m:oMath>
              <m:r>
                <w:rPr>
                  <w:rFonts w:ascii="Cambria Math" w:hAnsi="Cambria Math"/>
                  <w:color w:val="000000" w:themeColor="text1"/>
                  <w:lang w:val="en-GB"/>
                </w:rPr>
                <m:t>N=</m:t>
              </m:r>
              <m:nary>
                <m:naryPr>
                  <m:chr m:val="∑"/>
                  <m:limLoc m:val="undOvr"/>
                  <m:supHide m:val="1"/>
                  <m:ctrlPr>
                    <w:rPr>
                      <w:rFonts w:ascii="Cambria Math" w:hAnsi="Cambria Math"/>
                      <w:i/>
                      <w:color w:val="000000" w:themeColor="text1"/>
                      <w:lang w:val="en-GB"/>
                    </w:rPr>
                  </m:ctrlPr>
                </m:naryPr>
                <m:sub>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1</m:t>
                      </m:r>
                    </m:sub>
                  </m:sSub>
                  <m:r>
                    <w:rPr>
                      <w:rFonts w:ascii="Cambria Math" w:hAnsi="Cambria Math"/>
                      <w:color w:val="000000" w:themeColor="text1"/>
                      <w:lang w:val="en-GB"/>
                    </w:rPr>
                    <m:t>&lt;</m:t>
                  </m:r>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2</m:t>
                      </m:r>
                    </m:sub>
                  </m:sSub>
                  <m:r>
                    <w:rPr>
                      <w:rFonts w:ascii="Cambria Math" w:hAnsi="Cambria Math"/>
                      <w:color w:val="000000" w:themeColor="text1"/>
                      <w:lang w:val="en-GB"/>
                    </w:rPr>
                    <m:t>&lt;…&lt;</m:t>
                  </m:r>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m</m:t>
                      </m:r>
                    </m:sub>
                  </m:sSub>
                </m:sub>
                <m:sup/>
                <m:e>
                  <m:sSub>
                    <m:sSubPr>
                      <m:ctrlPr>
                        <w:rPr>
                          <w:rFonts w:ascii="Cambria Math" w:hAnsi="Cambria Math"/>
                          <w:i/>
                          <w:color w:val="000000" w:themeColor="text1"/>
                          <w:lang w:val="en-GB"/>
                        </w:rPr>
                      </m:ctrlPr>
                    </m:sSubPr>
                    <m:e>
                      <m:r>
                        <w:rPr>
                          <w:rFonts w:ascii="Cambria Math" w:hAnsi="Cambria Math"/>
                          <w:color w:val="000000" w:themeColor="text1"/>
                          <w:lang w:val="en-GB"/>
                        </w:rPr>
                        <m:t>n</m:t>
                      </m:r>
                    </m:e>
                    <m:sub>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1</m:t>
                          </m:r>
                        </m:sub>
                      </m:sSub>
                      <m:r>
                        <w:rPr>
                          <w:rFonts w:ascii="Cambria Math" w:hAnsi="Cambria Math"/>
                          <w:color w:val="000000" w:themeColor="text1"/>
                          <w:lang w:val="en-GB"/>
                        </w:rPr>
                        <m:t>,</m:t>
                      </m:r>
                      <m:sSub>
                        <m:sSubPr>
                          <m:ctrlPr>
                            <w:rPr>
                              <w:rFonts w:ascii="Cambria Math" w:hAnsi="Cambria Math"/>
                              <w:i/>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2</m:t>
                          </m:r>
                        </m:sub>
                      </m:sSub>
                      <m:r>
                        <w:rPr>
                          <w:rFonts w:ascii="Cambria Math" w:hAnsi="Cambria Math"/>
                          <w:color w:val="000000" w:themeColor="text1"/>
                          <w:lang w:val="en-GB"/>
                        </w:rPr>
                        <m:t>,…,i</m:t>
                      </m:r>
                      <m:sSub>
                        <m:sSubPr>
                          <m:ctrlPr>
                            <w:rPr>
                              <w:rFonts w:ascii="Cambria Math" w:hAnsi="Cambria Math"/>
                              <w:i/>
                              <w:color w:val="000000" w:themeColor="text1"/>
                              <w:lang w:val="en-GB"/>
                            </w:rPr>
                          </m:ctrlPr>
                        </m:sSubPr>
                        <m:e>
                          <m:r>
                            <w:rPr>
                              <w:rFonts w:ascii="Cambria Math" w:hAnsi="Cambria Math"/>
                              <w:color w:val="000000" w:themeColor="text1"/>
                              <w:lang w:val="en-GB"/>
                            </w:rPr>
                            <m:t>,</m:t>
                          </m:r>
                        </m:e>
                        <m:sub>
                          <m:r>
                            <w:rPr>
                              <w:rFonts w:ascii="Cambria Math" w:hAnsi="Cambria Math"/>
                              <w:color w:val="000000" w:themeColor="text1"/>
                              <w:lang w:val="en-GB"/>
                            </w:rPr>
                            <m:t>m</m:t>
                          </m:r>
                        </m:sub>
                      </m:sSub>
                    </m:sub>
                  </m:sSub>
                </m:e>
              </m:nary>
            </m:oMath>
            <w:r w:rsidRPr="00B935E4">
              <w:rPr>
                <w:color w:val="000000" w:themeColor="text1"/>
                <w:lang w:val="en-GB"/>
              </w:rPr>
              <w:t>.</w:t>
            </w:r>
          </w:p>
        </w:tc>
        <w:tc>
          <w:tcPr>
            <w:tcW w:w="1412" w:type="dxa"/>
          </w:tcPr>
          <w:p w14:paraId="23439F57" w14:textId="77777777" w:rsidR="00814047" w:rsidRPr="00B935E4" w:rsidRDefault="00814047" w:rsidP="00013060">
            <w:pPr>
              <w:pStyle w:val="NormalWeb"/>
              <w:spacing w:before="0" w:beforeAutospacing="0" w:after="120" w:afterAutospacing="0" w:line="276" w:lineRule="auto"/>
              <w:jc w:val="right"/>
              <w:rPr>
                <w:color w:val="000000" w:themeColor="text1"/>
                <w:lang w:val="en-GB"/>
              </w:rPr>
            </w:pPr>
            <w:r w:rsidRPr="00B935E4">
              <w:rPr>
                <w:color w:val="000000" w:themeColor="text1"/>
                <w:lang w:val="en-GB"/>
              </w:rPr>
              <w:t>(3)</w:t>
            </w:r>
          </w:p>
        </w:tc>
      </w:tr>
    </w:tbl>
    <w:p w14:paraId="046B065D" w14:textId="77777777" w:rsidR="00814047" w:rsidRPr="00B935E4" w:rsidRDefault="00814047" w:rsidP="00814047">
      <w:pPr>
        <w:pStyle w:val="NormalWeb"/>
        <w:spacing w:before="0" w:beforeAutospacing="0" w:after="120" w:afterAutospacing="0" w:line="276" w:lineRule="auto"/>
        <w:rPr>
          <w:color w:val="000000" w:themeColor="text1"/>
          <w:lang w:val="en-GB"/>
        </w:rPr>
      </w:pPr>
      <w:r w:rsidRPr="00B935E4">
        <w:rPr>
          <w:color w:val="000000" w:themeColor="text1"/>
          <w:lang w:val="en-GB"/>
        </w:rPr>
        <w:t xml:space="preserve">For a choice set containing </w:t>
      </w:r>
      <m:oMath>
        <m:r>
          <w:rPr>
            <w:rFonts w:ascii="Cambria Math" w:hAnsi="Cambria Math"/>
            <w:color w:val="000000" w:themeColor="text1"/>
            <w:lang w:val="en-GB"/>
          </w:rPr>
          <m:t>m</m:t>
        </m:r>
      </m:oMath>
      <w:r w:rsidRPr="00B935E4">
        <w:rPr>
          <w:color w:val="000000" w:themeColor="text1"/>
          <w:lang w:val="en-GB"/>
        </w:rPr>
        <w:t xml:space="preserve"> options </w:t>
      </w:r>
      <m:oMath>
        <m:sSub>
          <m:sSubPr>
            <m:ctrlPr>
              <w:rPr>
                <w:rFonts w:ascii="Cambria Math" w:hAnsi="Cambria Math"/>
                <w:color w:val="000000" w:themeColor="text1"/>
                <w:lang w:val="en-GB"/>
              </w:rPr>
            </m:ctrlPr>
          </m:sSubPr>
          <m:e>
            <m:r>
              <w:rPr>
                <w:rFonts w:ascii="Cambria Math" w:hAnsi="Cambria Math"/>
                <w:color w:val="000000" w:themeColor="text1"/>
                <w:lang w:val="en-GB"/>
              </w:rPr>
              <m:t>T</m:t>
            </m:r>
          </m:e>
          <m:sub>
            <m:sSub>
              <m:sSubPr>
                <m:ctrlPr>
                  <w:rPr>
                    <w:rFonts w:ascii="Cambria Math" w:hAnsi="Cambria Math"/>
                    <w:color w:val="000000" w:themeColor="text1"/>
                    <w:lang w:val="en-GB"/>
                  </w:rPr>
                </m:ctrlPr>
              </m:sSubPr>
              <m:e>
                <m:r>
                  <w:rPr>
                    <w:rFonts w:ascii="Cambria Math" w:hAnsi="Cambria Math"/>
                    <w:color w:val="000000" w:themeColor="text1"/>
                    <w:lang w:val="en-GB"/>
                  </w:rPr>
                  <m:t>i</m:t>
                </m:r>
              </m:e>
              <m:sub>
                <m:r>
                  <m:rPr>
                    <m:sty m:val="p"/>
                  </m:rPr>
                  <w:rPr>
                    <w:rFonts w:ascii="Cambria Math" w:hAnsi="Cambria Math"/>
                    <w:color w:val="000000" w:themeColor="text1"/>
                    <w:lang w:val="en-GB"/>
                  </w:rPr>
                  <m:t>1</m:t>
                </m:r>
              </m:sub>
            </m:sSub>
          </m:sub>
        </m:sSub>
        <m:r>
          <m:rPr>
            <m:sty m:val="p"/>
          </m:rPr>
          <w:rPr>
            <w:rFonts w:ascii="Cambria Math" w:hAnsi="Cambria Math"/>
            <w:color w:val="000000" w:themeColor="text1"/>
            <w:lang w:val="en-GB"/>
          </w:rPr>
          <m:t xml:space="preserve">, </m:t>
        </m:r>
        <m:sSub>
          <m:sSubPr>
            <m:ctrlPr>
              <w:rPr>
                <w:rFonts w:ascii="Cambria Math" w:hAnsi="Cambria Math"/>
                <w:color w:val="000000" w:themeColor="text1"/>
                <w:lang w:val="en-GB"/>
              </w:rPr>
            </m:ctrlPr>
          </m:sSubPr>
          <m:e>
            <m:r>
              <w:rPr>
                <w:rFonts w:ascii="Cambria Math" w:hAnsi="Cambria Math"/>
                <w:color w:val="000000" w:themeColor="text1"/>
                <w:lang w:val="en-GB"/>
              </w:rPr>
              <m:t>T</m:t>
            </m:r>
          </m:e>
          <m:sub>
            <m:sSub>
              <m:sSubPr>
                <m:ctrlPr>
                  <w:rPr>
                    <w:rFonts w:ascii="Cambria Math" w:hAnsi="Cambria Math"/>
                    <w:color w:val="000000" w:themeColor="text1"/>
                    <w:lang w:val="en-GB"/>
                  </w:rPr>
                </m:ctrlPr>
              </m:sSubPr>
              <m:e>
                <m:r>
                  <w:rPr>
                    <w:rFonts w:ascii="Cambria Math" w:hAnsi="Cambria Math"/>
                    <w:color w:val="000000" w:themeColor="text1"/>
                    <w:lang w:val="en-GB"/>
                  </w:rPr>
                  <m:t>i</m:t>
                </m:r>
              </m:e>
              <m:sub>
                <m:r>
                  <m:rPr>
                    <m:sty m:val="p"/>
                  </m:rPr>
                  <w:rPr>
                    <w:rFonts w:ascii="Cambria Math" w:hAnsi="Cambria Math"/>
                    <w:color w:val="000000" w:themeColor="text1"/>
                    <w:lang w:val="en-GB"/>
                  </w:rPr>
                  <m:t>2</m:t>
                </m:r>
              </m:sub>
            </m:sSub>
          </m:sub>
        </m:sSub>
        <m:r>
          <m:rPr>
            <m:sty m:val="p"/>
          </m:rPr>
          <w:rPr>
            <w:rFonts w:ascii="Cambria Math" w:hAnsi="Cambria Math"/>
            <w:color w:val="000000" w:themeColor="text1"/>
            <w:lang w:val="en-GB"/>
          </w:rPr>
          <m:t>,…,</m:t>
        </m:r>
        <m:sSub>
          <m:sSubPr>
            <m:ctrlPr>
              <w:rPr>
                <w:rFonts w:ascii="Cambria Math" w:hAnsi="Cambria Math"/>
                <w:color w:val="000000" w:themeColor="text1"/>
                <w:lang w:val="en-GB"/>
              </w:rPr>
            </m:ctrlPr>
          </m:sSubPr>
          <m:e>
            <m:r>
              <w:rPr>
                <w:rFonts w:ascii="Cambria Math" w:hAnsi="Cambria Math"/>
                <w:color w:val="000000" w:themeColor="text1"/>
                <w:lang w:val="en-GB"/>
              </w:rPr>
              <m:t>T</m:t>
            </m:r>
          </m:e>
          <m:sub>
            <m:sSub>
              <m:sSubPr>
                <m:ctrlPr>
                  <w:rPr>
                    <w:rFonts w:ascii="Cambria Math" w:hAnsi="Cambria Math"/>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m</m:t>
                </m:r>
              </m:sub>
            </m:sSub>
          </m:sub>
        </m:sSub>
      </m:oMath>
      <w:r w:rsidRPr="00B935E4">
        <w:rPr>
          <w:color w:val="000000" w:themeColor="text1"/>
          <w:lang w:val="en-GB"/>
        </w:rPr>
        <w:t xml:space="preserve">the probability that option </w:t>
      </w:r>
      <m:oMath>
        <m:sSub>
          <m:sSubPr>
            <m:ctrlPr>
              <w:rPr>
                <w:rFonts w:ascii="Cambria Math" w:hAnsi="Cambria Math"/>
                <w:color w:val="000000" w:themeColor="text1"/>
                <w:lang w:val="en-GB"/>
              </w:rPr>
            </m:ctrlPr>
          </m:sSubPr>
          <m:e>
            <m:r>
              <w:rPr>
                <w:rFonts w:ascii="Cambria Math" w:hAnsi="Cambria Math"/>
                <w:color w:val="000000" w:themeColor="text1"/>
                <w:lang w:val="en-GB"/>
              </w:rPr>
              <m:t>T</m:t>
            </m:r>
          </m:e>
          <m:sub>
            <m:sSub>
              <m:sSubPr>
                <m:ctrlPr>
                  <w:rPr>
                    <w:rFonts w:ascii="Cambria Math" w:hAnsi="Cambria Math"/>
                    <w:color w:val="000000" w:themeColor="text1"/>
                    <w:lang w:val="en-GB"/>
                  </w:rPr>
                </m:ctrlPr>
              </m:sSubPr>
              <m:e>
                <m:r>
                  <w:rPr>
                    <w:rFonts w:ascii="Cambria Math" w:hAnsi="Cambria Math"/>
                    <w:color w:val="000000" w:themeColor="text1"/>
                    <w:lang w:val="en-GB"/>
                  </w:rPr>
                  <m:t>i</m:t>
                </m:r>
              </m:e>
              <m:sub>
                <m:r>
                  <m:rPr>
                    <m:sty m:val="p"/>
                  </m:rPr>
                  <w:rPr>
                    <w:rFonts w:ascii="Cambria Math" w:hAnsi="Cambria Math"/>
                    <w:color w:val="000000" w:themeColor="text1"/>
                    <w:lang w:val="en-GB"/>
                  </w:rPr>
                  <m:t>1</m:t>
                </m:r>
              </m:sub>
            </m:sSub>
          </m:sub>
        </m:sSub>
        <m:r>
          <m:rPr>
            <m:sty m:val="p"/>
          </m:rPr>
          <w:rPr>
            <w:rFonts w:ascii="Cambria Math" w:hAnsi="Cambria Math"/>
            <w:color w:val="000000" w:themeColor="text1"/>
            <w:lang w:val="en-GB"/>
          </w:rPr>
          <m:t xml:space="preserve"> </m:t>
        </m:r>
      </m:oMath>
      <w:r w:rsidRPr="00B935E4">
        <w:rPr>
          <w:color w:val="000000" w:themeColor="text1"/>
          <w:lang w:val="en-GB"/>
        </w:rPr>
        <w:t xml:space="preserve">is preferred over the other </w:t>
      </w:r>
      <m:oMath>
        <m:r>
          <w:rPr>
            <w:rFonts w:ascii="Cambria Math" w:hAnsi="Cambria Math"/>
            <w:color w:val="000000" w:themeColor="text1"/>
            <w:lang w:val="en-GB"/>
          </w:rPr>
          <m:t>m</m:t>
        </m:r>
        <m:r>
          <m:rPr>
            <m:sty m:val="p"/>
          </m:rPr>
          <w:rPr>
            <w:rFonts w:ascii="Cambria Math" w:hAnsi="Cambria Math"/>
            <w:color w:val="000000" w:themeColor="text1"/>
            <w:lang w:val="en-GB"/>
          </w:rPr>
          <m:t>-1</m:t>
        </m:r>
      </m:oMath>
      <w:r w:rsidRPr="00B935E4">
        <w:rPr>
          <w:color w:val="000000" w:themeColor="text1"/>
          <w:lang w:val="en-GB"/>
        </w:rPr>
        <w:t xml:space="preserve"> options is: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237"/>
        <w:gridCol w:w="1412"/>
      </w:tblGrid>
      <w:tr w:rsidR="00814047" w:rsidRPr="00B935E4" w14:paraId="41BC8165" w14:textId="77777777" w:rsidTr="00013060">
        <w:tc>
          <w:tcPr>
            <w:tcW w:w="1413" w:type="dxa"/>
          </w:tcPr>
          <w:p w14:paraId="18DFCE1E" w14:textId="77777777" w:rsidR="00814047" w:rsidRPr="00B935E4" w:rsidRDefault="00814047" w:rsidP="00013060">
            <w:pPr>
              <w:pStyle w:val="NormalWeb"/>
              <w:spacing w:before="0" w:beforeAutospacing="0" w:after="120" w:afterAutospacing="0" w:line="276" w:lineRule="auto"/>
              <w:rPr>
                <w:color w:val="000000" w:themeColor="text1"/>
                <w:lang w:val="en-GB"/>
              </w:rPr>
            </w:pPr>
          </w:p>
        </w:tc>
        <w:tc>
          <w:tcPr>
            <w:tcW w:w="6237" w:type="dxa"/>
          </w:tcPr>
          <w:p w14:paraId="5CF30E71" w14:textId="77777777" w:rsidR="00814047" w:rsidRPr="00B935E4" w:rsidRDefault="00814047" w:rsidP="00013060">
            <w:pPr>
              <w:pStyle w:val="NormalWeb"/>
              <w:spacing w:before="0" w:beforeAutospacing="0" w:after="120" w:afterAutospacing="0" w:line="276" w:lineRule="auto"/>
              <w:rPr>
                <w:color w:val="000000" w:themeColor="text1"/>
                <w:lang w:val="en-GB"/>
              </w:rPr>
            </w:pPr>
            <m:oMathPara>
              <m:oMath>
                <m:r>
                  <w:rPr>
                    <w:rFonts w:ascii="Cambria Math" w:eastAsiaTheme="majorEastAsia" w:hAnsi="Cambria Math"/>
                    <w:color w:val="000000" w:themeColor="text1"/>
                    <w:lang w:val="en-GB"/>
                  </w:rPr>
                  <m:t>P(</m:t>
                </m:r>
                <m:sSub>
                  <m:sSubPr>
                    <m:ctrlPr>
                      <w:rPr>
                        <w:rFonts w:ascii="Cambria Math" w:eastAsiaTheme="majorEastAsia" w:hAnsi="Cambria Math"/>
                        <w:i/>
                        <w:color w:val="000000" w:themeColor="text1"/>
                        <w:lang w:val="en-GB"/>
                      </w:rPr>
                    </m:ctrlPr>
                  </m:sSubPr>
                  <m:e>
                    <m:r>
                      <w:rPr>
                        <w:rFonts w:ascii="Cambria Math" w:eastAsiaTheme="majorEastAsia" w:hAnsi="Cambria Math"/>
                        <w:color w:val="000000" w:themeColor="text1"/>
                        <w:lang w:val="en-GB"/>
                      </w:rPr>
                      <m:t>T</m:t>
                    </m:r>
                  </m:e>
                  <m:sub>
                    <m:sSub>
                      <m:sSubPr>
                        <m:ctrlPr>
                          <w:rPr>
                            <w:rFonts w:ascii="Cambria Math" w:eastAsiaTheme="majorEastAsia" w:hAnsi="Cambria Math"/>
                            <w:i/>
                            <w:color w:val="000000" w:themeColor="text1"/>
                            <w:lang w:val="en-GB"/>
                          </w:rPr>
                        </m:ctrlPr>
                      </m:sSubPr>
                      <m:e>
                        <m:r>
                          <w:rPr>
                            <w:rFonts w:ascii="Cambria Math" w:eastAsiaTheme="majorEastAsia" w:hAnsi="Cambria Math"/>
                            <w:color w:val="000000" w:themeColor="text1"/>
                            <w:lang w:val="en-GB"/>
                          </w:rPr>
                          <m:t>i</m:t>
                        </m:r>
                      </m:e>
                      <m:sub>
                        <m:r>
                          <w:rPr>
                            <w:rFonts w:ascii="Cambria Math" w:eastAsiaTheme="majorEastAsia" w:hAnsi="Cambria Math"/>
                            <w:color w:val="000000" w:themeColor="text1"/>
                            <w:lang w:val="en-GB"/>
                          </w:rPr>
                          <m:t>1</m:t>
                        </m:r>
                      </m:sub>
                    </m:sSub>
                  </m:sub>
                </m:sSub>
                <m:r>
                  <w:rPr>
                    <w:rFonts w:ascii="Cambria Math" w:eastAsiaTheme="majorEastAsia" w:hAnsi="Cambria Math"/>
                    <w:color w:val="000000" w:themeColor="text1"/>
                    <w:lang w:val="en-GB"/>
                  </w:rPr>
                  <m:t>&gt;</m:t>
                </m:r>
                <m:sSub>
                  <m:sSubPr>
                    <m:ctrlPr>
                      <w:rPr>
                        <w:rFonts w:ascii="Cambria Math" w:eastAsiaTheme="majorEastAsia" w:hAnsi="Cambria Math"/>
                        <w:i/>
                        <w:color w:val="000000" w:themeColor="text1"/>
                        <w:lang w:val="en-GB"/>
                      </w:rPr>
                    </m:ctrlPr>
                  </m:sSubPr>
                  <m:e>
                    <m:r>
                      <w:rPr>
                        <w:rFonts w:ascii="Cambria Math" w:eastAsiaTheme="majorEastAsia" w:hAnsi="Cambria Math"/>
                        <w:color w:val="000000" w:themeColor="text1"/>
                        <w:lang w:val="en-GB"/>
                      </w:rPr>
                      <m:t>T</m:t>
                    </m:r>
                  </m:e>
                  <m:sub>
                    <m:sSub>
                      <m:sSubPr>
                        <m:ctrlPr>
                          <w:rPr>
                            <w:rFonts w:ascii="Cambria Math" w:eastAsiaTheme="majorEastAsia" w:hAnsi="Cambria Math"/>
                            <w:i/>
                            <w:color w:val="000000" w:themeColor="text1"/>
                            <w:lang w:val="en-GB"/>
                          </w:rPr>
                        </m:ctrlPr>
                      </m:sSubPr>
                      <m:e>
                        <m:r>
                          <w:rPr>
                            <w:rFonts w:ascii="Cambria Math" w:eastAsiaTheme="majorEastAsia" w:hAnsi="Cambria Math"/>
                            <w:color w:val="000000" w:themeColor="text1"/>
                            <w:lang w:val="en-GB"/>
                          </w:rPr>
                          <m:t>i</m:t>
                        </m:r>
                      </m:e>
                      <m:sub>
                        <m:r>
                          <w:rPr>
                            <w:rFonts w:ascii="Cambria Math" w:eastAsiaTheme="majorEastAsia" w:hAnsi="Cambria Math"/>
                            <w:color w:val="000000" w:themeColor="text1"/>
                            <w:lang w:val="en-GB"/>
                          </w:rPr>
                          <m:t>2</m:t>
                        </m:r>
                      </m:sub>
                    </m:sSub>
                  </m:sub>
                </m:sSub>
                <m:r>
                  <w:rPr>
                    <w:rFonts w:ascii="Cambria Math" w:eastAsiaTheme="majorEastAsia" w:hAnsi="Cambria Math"/>
                    <w:color w:val="000000" w:themeColor="text1"/>
                    <w:lang w:val="en-GB"/>
                  </w:rPr>
                  <m:t>,…,</m:t>
                </m:r>
                <m:sSub>
                  <m:sSubPr>
                    <m:ctrlPr>
                      <w:rPr>
                        <w:rFonts w:ascii="Cambria Math" w:eastAsiaTheme="majorEastAsia" w:hAnsi="Cambria Math"/>
                        <w:i/>
                        <w:color w:val="000000" w:themeColor="text1"/>
                        <w:lang w:val="en-GB"/>
                      </w:rPr>
                    </m:ctrlPr>
                  </m:sSubPr>
                  <m:e>
                    <m:r>
                      <w:rPr>
                        <w:rFonts w:ascii="Cambria Math" w:eastAsiaTheme="majorEastAsia" w:hAnsi="Cambria Math"/>
                        <w:color w:val="000000" w:themeColor="text1"/>
                        <w:lang w:val="en-GB"/>
                      </w:rPr>
                      <m:t>T</m:t>
                    </m:r>
                  </m:e>
                  <m:sub>
                    <m:sSub>
                      <m:sSubPr>
                        <m:ctrlPr>
                          <w:rPr>
                            <w:rFonts w:ascii="Cambria Math" w:eastAsiaTheme="majorEastAsia" w:hAnsi="Cambria Math"/>
                            <w:i/>
                            <w:color w:val="000000" w:themeColor="text1"/>
                            <w:lang w:val="en-GB"/>
                          </w:rPr>
                        </m:ctrlPr>
                      </m:sSubPr>
                      <m:e>
                        <m:r>
                          <w:rPr>
                            <w:rFonts w:ascii="Cambria Math" w:eastAsiaTheme="majorEastAsia" w:hAnsi="Cambria Math"/>
                            <w:color w:val="000000" w:themeColor="text1"/>
                            <w:lang w:val="en-GB"/>
                          </w:rPr>
                          <m:t>i</m:t>
                        </m:r>
                      </m:e>
                      <m:sub>
                        <m:r>
                          <w:rPr>
                            <w:rFonts w:ascii="Cambria Math" w:eastAsiaTheme="majorEastAsia" w:hAnsi="Cambria Math"/>
                            <w:color w:val="000000" w:themeColor="text1"/>
                            <w:lang w:val="en-GB"/>
                          </w:rPr>
                          <m:t>m</m:t>
                        </m:r>
                      </m:sub>
                    </m:sSub>
                  </m:sub>
                </m:sSub>
                <m:r>
                  <w:rPr>
                    <w:rFonts w:ascii="Cambria Math" w:eastAsiaTheme="majorEastAsia" w:hAnsi="Cambria Math"/>
                    <w:color w:val="000000" w:themeColor="text1"/>
                    <w:lang w:val="en-GB"/>
                  </w:rPr>
                  <m:t>)=</m:t>
                </m:r>
                <m:f>
                  <m:fPr>
                    <m:ctrlPr>
                      <w:rPr>
                        <w:rFonts w:ascii="Cambria Math" w:eastAsiaTheme="majorEastAsia" w:hAnsi="Cambria Math"/>
                        <w:i/>
                        <w:color w:val="000000" w:themeColor="text1"/>
                        <w:lang w:val="en-GB"/>
                      </w:rPr>
                    </m:ctrlPr>
                  </m:fPr>
                  <m:num>
                    <m:sSub>
                      <m:sSubPr>
                        <m:ctrlPr>
                          <w:rPr>
                            <w:rFonts w:ascii="Cambria Math" w:eastAsiaTheme="majorEastAsia" w:hAnsi="Cambria Math"/>
                            <w:i/>
                            <w:color w:val="000000" w:themeColor="text1"/>
                            <w:lang w:val="en-GB"/>
                          </w:rPr>
                        </m:ctrlPr>
                      </m:sSubPr>
                      <m:e>
                        <m:r>
                          <w:rPr>
                            <w:rFonts w:ascii="Cambria Math" w:eastAsiaTheme="majorEastAsia" w:hAnsi="Cambria Math"/>
                            <w:color w:val="000000" w:themeColor="text1"/>
                            <w:lang w:val="en-GB"/>
                          </w:rPr>
                          <m:t>π</m:t>
                        </m:r>
                      </m:e>
                      <m:sub>
                        <m:sSub>
                          <m:sSubPr>
                            <m:ctrlPr>
                              <w:rPr>
                                <w:rFonts w:ascii="Cambria Math" w:eastAsiaTheme="majorEastAsia" w:hAnsi="Cambria Math"/>
                                <w:i/>
                                <w:color w:val="000000" w:themeColor="text1"/>
                                <w:lang w:val="en-GB"/>
                              </w:rPr>
                            </m:ctrlPr>
                          </m:sSubPr>
                          <m:e>
                            <m:r>
                              <w:rPr>
                                <w:rFonts w:ascii="Cambria Math" w:eastAsiaTheme="majorEastAsia" w:hAnsi="Cambria Math"/>
                                <w:color w:val="000000" w:themeColor="text1"/>
                                <w:lang w:val="en-GB"/>
                              </w:rPr>
                              <m:t>i</m:t>
                            </m:r>
                          </m:e>
                          <m:sub>
                            <m:r>
                              <w:rPr>
                                <w:rFonts w:ascii="Cambria Math" w:eastAsiaTheme="majorEastAsia" w:hAnsi="Cambria Math"/>
                                <w:color w:val="000000" w:themeColor="text1"/>
                                <w:lang w:val="en-GB"/>
                              </w:rPr>
                              <m:t>1</m:t>
                            </m:r>
                          </m:sub>
                        </m:sSub>
                      </m:sub>
                    </m:sSub>
                  </m:num>
                  <m:den>
                    <m:nary>
                      <m:naryPr>
                        <m:chr m:val="∑"/>
                        <m:limLoc m:val="subSup"/>
                        <m:ctrlPr>
                          <w:rPr>
                            <w:rFonts w:ascii="Cambria Math" w:eastAsiaTheme="majorEastAsia" w:hAnsi="Cambria Math"/>
                            <w:i/>
                            <w:color w:val="000000" w:themeColor="text1"/>
                            <w:lang w:val="en-GB"/>
                          </w:rPr>
                        </m:ctrlPr>
                      </m:naryPr>
                      <m:sub>
                        <m:r>
                          <w:rPr>
                            <w:rFonts w:ascii="Cambria Math" w:eastAsiaTheme="majorEastAsia" w:hAnsi="Cambria Math"/>
                            <w:color w:val="000000" w:themeColor="text1"/>
                            <w:lang w:val="en-GB"/>
                          </w:rPr>
                          <m:t>j=1</m:t>
                        </m:r>
                      </m:sub>
                      <m:sup>
                        <m:r>
                          <w:rPr>
                            <w:rFonts w:ascii="Cambria Math" w:eastAsiaTheme="majorEastAsia" w:hAnsi="Cambria Math"/>
                            <w:color w:val="000000" w:themeColor="text1"/>
                            <w:lang w:val="en-GB"/>
                          </w:rPr>
                          <m:t>m</m:t>
                        </m:r>
                      </m:sup>
                      <m:e>
                        <m:sSub>
                          <m:sSubPr>
                            <m:ctrlPr>
                              <w:rPr>
                                <w:rFonts w:ascii="Cambria Math" w:eastAsiaTheme="majorEastAsia" w:hAnsi="Cambria Math"/>
                                <w:i/>
                                <w:color w:val="000000" w:themeColor="text1"/>
                                <w:lang w:val="en-GB"/>
                              </w:rPr>
                            </m:ctrlPr>
                          </m:sSubPr>
                          <m:e>
                            <m:r>
                              <w:rPr>
                                <w:rFonts w:ascii="Cambria Math" w:eastAsiaTheme="majorEastAsia" w:hAnsi="Cambria Math"/>
                                <w:color w:val="000000" w:themeColor="text1"/>
                                <w:lang w:val="en-GB"/>
                              </w:rPr>
                              <m:t>π</m:t>
                            </m:r>
                          </m:e>
                          <m:sub>
                            <m:sSub>
                              <m:sSubPr>
                                <m:ctrlPr>
                                  <w:rPr>
                                    <w:rFonts w:ascii="Cambria Math" w:eastAsiaTheme="majorEastAsia" w:hAnsi="Cambria Math"/>
                                    <w:i/>
                                    <w:color w:val="000000" w:themeColor="text1"/>
                                    <w:lang w:val="en-GB"/>
                                  </w:rPr>
                                </m:ctrlPr>
                              </m:sSubPr>
                              <m:e>
                                <m:r>
                                  <w:rPr>
                                    <w:rFonts w:ascii="Cambria Math" w:eastAsiaTheme="majorEastAsia" w:hAnsi="Cambria Math"/>
                                    <w:color w:val="000000" w:themeColor="text1"/>
                                    <w:lang w:val="en-GB"/>
                                  </w:rPr>
                                  <m:t>i</m:t>
                                </m:r>
                              </m:e>
                              <m:sub>
                                <m:r>
                                  <w:rPr>
                                    <w:rFonts w:ascii="Cambria Math" w:eastAsiaTheme="majorEastAsia" w:hAnsi="Cambria Math"/>
                                    <w:color w:val="000000" w:themeColor="text1"/>
                                    <w:lang w:val="en-GB"/>
                                  </w:rPr>
                                  <m:t>j</m:t>
                                </m:r>
                              </m:sub>
                            </m:sSub>
                          </m:sub>
                        </m:sSub>
                      </m:e>
                    </m:nary>
                  </m:den>
                </m:f>
                <m:r>
                  <w:rPr>
                    <w:rFonts w:ascii="Cambria Math" w:hAnsi="Cambria Math"/>
                    <w:color w:val="000000" w:themeColor="text1"/>
                    <w:lang w:val="en-GB"/>
                  </w:rPr>
                  <m:t xml:space="preserve"> </m:t>
                </m:r>
              </m:oMath>
            </m:oMathPara>
          </w:p>
        </w:tc>
        <w:tc>
          <w:tcPr>
            <w:tcW w:w="1412" w:type="dxa"/>
            <w:vAlign w:val="center"/>
          </w:tcPr>
          <w:p w14:paraId="737DF212" w14:textId="77777777" w:rsidR="00814047" w:rsidRPr="00B935E4" w:rsidRDefault="00814047" w:rsidP="00013060">
            <w:pPr>
              <w:pStyle w:val="NormalWeb"/>
              <w:spacing w:before="0" w:beforeAutospacing="0" w:after="120" w:afterAutospacing="0" w:line="276" w:lineRule="auto"/>
              <w:jc w:val="right"/>
              <w:rPr>
                <w:color w:val="000000" w:themeColor="text1"/>
                <w:lang w:val="en-GB"/>
              </w:rPr>
            </w:pPr>
            <w:r w:rsidRPr="00B935E4">
              <w:rPr>
                <w:color w:val="000000" w:themeColor="text1"/>
                <w:lang w:val="en-GB"/>
              </w:rPr>
              <w:t>(4)</w:t>
            </w:r>
          </w:p>
        </w:tc>
      </w:tr>
    </w:tbl>
    <w:p w14:paraId="77BCC5E5" w14:textId="3E2E259F" w:rsidR="00814047" w:rsidRPr="00B935E4" w:rsidRDefault="00814047" w:rsidP="00814047">
      <w:pPr>
        <w:pStyle w:val="NormalWeb"/>
        <w:spacing w:before="0" w:beforeAutospacing="0" w:after="120" w:afterAutospacing="0" w:line="276" w:lineRule="auto"/>
        <w:rPr>
          <w:color w:val="000000" w:themeColor="text1"/>
          <w:lang w:val="en-GB"/>
        </w:rPr>
      </w:pPr>
      <w:r w:rsidRPr="00B935E4">
        <w:rPr>
          <w:color w:val="000000" w:themeColor="text1"/>
          <w:lang w:val="en-GB"/>
        </w:rPr>
        <w:t xml:space="preserve">Similarly, the probability can be computed for any option in the choice set, assuming all options within a choice set are distinct. </w:t>
      </w:r>
      <w:r w:rsidR="005E3C7A">
        <w:rPr>
          <w:color w:val="000000" w:themeColor="text1"/>
          <w:lang w:val="en-GB"/>
        </w:rPr>
        <w:t xml:space="preserve">Because each respondent completed multiple choice sets, the data were treated as repeated-choice panel data at the respondent level. The likelihood was therefore constructed over each respondent’s sequence of repeated choices rather than assuming </w:t>
      </w:r>
      <w:r w:rsidR="005E3C7A">
        <w:rPr>
          <w:color w:val="000000" w:themeColor="text1"/>
          <w:lang w:val="en-GB"/>
        </w:rPr>
        <w:lastRenderedPageBreak/>
        <w:t xml:space="preserve">independence across repeated choices made by the same respondent. The resulting log-likelihood function was then used to estimate the model parameters, where </w:t>
      </w:r>
      <m:oMath>
        <m:sSub>
          <m:sSubPr>
            <m:ctrlPr>
              <w:rPr>
                <w:rFonts w:ascii="Cambria Math" w:hAnsi="Cambria Math"/>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i</m:t>
            </m:r>
          </m:sub>
        </m:sSub>
        <m:r>
          <m:rPr>
            <m:sty m:val="p"/>
          </m:rPr>
          <w:rPr>
            <w:rFonts w:ascii="Cambria Math" w:hAnsi="Cambria Math"/>
            <w:color w:val="000000" w:themeColor="text1"/>
            <w:lang w:val="en-GB"/>
          </w:rPr>
          <m:t>=</m:t>
        </m:r>
        <m:r>
          <w:rPr>
            <w:rFonts w:ascii="Cambria Math" w:hAnsi="Cambria Math"/>
            <w:color w:val="000000" w:themeColor="text1"/>
            <w:lang w:val="en-GB"/>
          </w:rPr>
          <m:t>ln</m:t>
        </m:r>
        <m:r>
          <m:rPr>
            <m:sty m:val="p"/>
          </m:rPr>
          <w:rPr>
            <w:rFonts w:ascii="Cambria Math" w:hAnsi="Cambria Math"/>
            <w:color w:val="000000" w:themeColor="text1"/>
            <w:lang w:val="en-GB"/>
          </w:rPr>
          <m:t>⁡(</m:t>
        </m:r>
        <m:sSub>
          <m:sSubPr>
            <m:ctrlPr>
              <w:rPr>
                <w:rFonts w:ascii="Cambria Math" w:hAnsi="Cambria Math"/>
                <w:color w:val="000000" w:themeColor="text1"/>
                <w:lang w:val="en-GB"/>
              </w:rPr>
            </m:ctrlPr>
          </m:sSubPr>
          <m:e>
            <m:r>
              <w:rPr>
                <w:rFonts w:ascii="Cambria Math" w:hAnsi="Cambria Math"/>
                <w:color w:val="000000" w:themeColor="text1"/>
                <w:lang w:val="en-GB"/>
              </w:rPr>
              <m:t>π</m:t>
            </m:r>
          </m:e>
          <m:sub>
            <m:r>
              <w:rPr>
                <w:rFonts w:ascii="Cambria Math" w:hAnsi="Cambria Math"/>
                <w:color w:val="000000" w:themeColor="text1"/>
                <w:lang w:val="en-GB"/>
              </w:rPr>
              <m:t>i</m:t>
            </m:r>
          </m:sub>
        </m:sSub>
        <m:r>
          <m:rPr>
            <m:sty m:val="p"/>
          </m:rPr>
          <w:rPr>
            <w:rFonts w:ascii="Cambria Math" w:hAnsi="Cambria Math"/>
            <w:color w:val="000000" w:themeColor="text1"/>
            <w:lang w:val="en-GB"/>
          </w:rPr>
          <m:t>)=</m:t>
        </m:r>
        <m:sSup>
          <m:sSupPr>
            <m:ctrlPr>
              <w:rPr>
                <w:rFonts w:ascii="Cambria Math" w:hAnsi="Cambria Math"/>
                <w:color w:val="000000" w:themeColor="text1"/>
                <w:lang w:val="en-GB"/>
              </w:rPr>
            </m:ctrlPr>
          </m:sSupPr>
          <m:e>
            <m:r>
              <w:rPr>
                <w:rFonts w:ascii="Cambria Math" w:hAnsi="Cambria Math"/>
                <w:color w:val="000000" w:themeColor="text1"/>
                <w:lang w:val="en-GB"/>
              </w:rPr>
              <m:t>β</m:t>
            </m:r>
          </m:e>
          <m:sup>
            <m:r>
              <m:rPr>
                <m:sty m:val="p"/>
              </m:rPr>
              <w:rPr>
                <w:rFonts w:ascii="Cambria Math" w:hAnsi="Cambria Math"/>
                <w:color w:val="000000" w:themeColor="text1"/>
                <w:lang w:val="en-GB"/>
              </w:rPr>
              <m:t>'</m:t>
            </m:r>
          </m:sup>
        </m:sSup>
        <m:sSub>
          <m:sSubPr>
            <m:ctrlPr>
              <w:rPr>
                <w:rFonts w:ascii="Cambria Math" w:hAnsi="Cambria Math"/>
                <w:color w:val="000000" w:themeColor="text1"/>
                <w:lang w:val="en-GB"/>
              </w:rPr>
            </m:ctrlPr>
          </m:sSubPr>
          <m:e>
            <m:r>
              <m:rPr>
                <m:sty m:val="bi"/>
              </m:rPr>
              <w:rPr>
                <w:rFonts w:ascii="Cambria Math" w:hAnsi="Cambria Math"/>
                <w:color w:val="000000" w:themeColor="text1"/>
                <w:lang w:val="en-GB"/>
              </w:rPr>
              <m:t>x</m:t>
            </m:r>
          </m:e>
          <m:sub>
            <m:r>
              <w:rPr>
                <w:rFonts w:ascii="Cambria Math" w:hAnsi="Cambria Math"/>
                <w:color w:val="000000" w:themeColor="text1"/>
                <w:lang w:val="en-GB"/>
              </w:rPr>
              <m:t>i</m:t>
            </m:r>
          </m:sub>
        </m:sSub>
      </m:oMath>
      <w:r w:rsidRPr="00B935E4">
        <w:rPr>
          <w:color w:val="000000" w:themeColor="text1"/>
          <w:lang w:val="en-GB"/>
        </w:rPr>
        <w:t xml:space="preserve">. To assess the Fisher information matrix, denoted </w:t>
      </w:r>
      <m:oMath>
        <m:r>
          <w:rPr>
            <w:rFonts w:ascii="Cambria Math" w:hAnsi="Cambria Math"/>
            <w:color w:val="000000" w:themeColor="text1"/>
            <w:lang w:val="en-GB"/>
          </w:rPr>
          <m:t>Λ</m:t>
        </m:r>
        <m:r>
          <m:rPr>
            <m:sty m:val="p"/>
          </m:rPr>
          <w:rPr>
            <w:rFonts w:ascii="Cambria Math" w:hAnsi="Cambria Math"/>
            <w:color w:val="000000" w:themeColor="text1"/>
            <w:lang w:val="en-GB"/>
          </w:rPr>
          <m:t>(</m:t>
        </m:r>
        <m:r>
          <w:rPr>
            <w:rFonts w:ascii="Cambria Math" w:hAnsi="Cambria Math"/>
            <w:color w:val="000000" w:themeColor="text1"/>
            <w:lang w:val="en-GB"/>
          </w:rPr>
          <m:t>π</m:t>
        </m:r>
        <m:r>
          <m:rPr>
            <m:sty m:val="p"/>
          </m:rPr>
          <w:rPr>
            <w:rFonts w:ascii="Cambria Math" w:hAnsi="Cambria Math"/>
            <w:color w:val="000000" w:themeColor="text1"/>
            <w:lang w:val="en-GB"/>
          </w:rPr>
          <m:t>)</m:t>
        </m:r>
      </m:oMath>
      <w:r w:rsidRPr="00B935E4">
        <w:rPr>
          <w:color w:val="000000" w:themeColor="text1"/>
          <w:lang w:val="en-GB"/>
        </w:rPr>
        <w:t xml:space="preserve">, we define it as the matrix of expected second derivatives of the log-likelihood function. Here, </w:t>
      </w:r>
      <m:oMath>
        <m:r>
          <w:rPr>
            <w:rFonts w:ascii="Cambria Math" w:hAnsi="Cambria Math"/>
            <w:color w:val="000000" w:themeColor="text1"/>
            <w:lang w:val="en-GB"/>
          </w:rPr>
          <m:t>π</m:t>
        </m:r>
        <m:r>
          <m:rPr>
            <m:sty m:val="p"/>
          </m:rPr>
          <w:rPr>
            <w:rFonts w:ascii="Cambria Math" w:hAnsi="Cambria Math"/>
            <w:color w:val="000000" w:themeColor="text1"/>
            <w:lang w:val="en-GB"/>
          </w:rPr>
          <m:t>=(</m:t>
        </m:r>
        <m:sSub>
          <m:sSubPr>
            <m:ctrlPr>
              <w:rPr>
                <w:rFonts w:ascii="Cambria Math" w:hAnsi="Cambria Math"/>
                <w:color w:val="000000" w:themeColor="text1"/>
                <w:lang w:val="en-GB"/>
              </w:rPr>
            </m:ctrlPr>
          </m:sSubPr>
          <m:e>
            <m:r>
              <w:rPr>
                <w:rFonts w:ascii="Cambria Math" w:hAnsi="Cambria Math"/>
                <w:color w:val="000000" w:themeColor="text1"/>
                <w:lang w:val="en-GB"/>
              </w:rPr>
              <m:t>π</m:t>
            </m:r>
          </m:e>
          <m:sub>
            <m:r>
              <m:rPr>
                <m:sty m:val="p"/>
              </m:rPr>
              <w:rPr>
                <w:rFonts w:ascii="Cambria Math" w:hAnsi="Cambria Math"/>
                <w:color w:val="000000" w:themeColor="text1"/>
                <w:lang w:val="en-GB"/>
              </w:rPr>
              <m:t>1</m:t>
            </m:r>
          </m:sub>
        </m:sSub>
        <m:r>
          <m:rPr>
            <m:sty m:val="p"/>
          </m:rPr>
          <w:rPr>
            <w:rFonts w:ascii="Cambria Math" w:hAnsi="Cambria Math"/>
            <w:color w:val="000000" w:themeColor="text1"/>
            <w:lang w:val="en-GB"/>
          </w:rPr>
          <m:t>,</m:t>
        </m:r>
        <m:sSub>
          <m:sSubPr>
            <m:ctrlPr>
              <w:rPr>
                <w:rFonts w:ascii="Cambria Math" w:hAnsi="Cambria Math"/>
                <w:color w:val="000000" w:themeColor="text1"/>
                <w:lang w:val="en-GB"/>
              </w:rPr>
            </m:ctrlPr>
          </m:sSubPr>
          <m:e>
            <m:r>
              <w:rPr>
                <w:rFonts w:ascii="Cambria Math" w:hAnsi="Cambria Math"/>
                <w:color w:val="000000" w:themeColor="text1"/>
                <w:lang w:val="en-GB"/>
              </w:rPr>
              <m:t>π</m:t>
            </m:r>
          </m:e>
          <m:sub>
            <m:r>
              <m:rPr>
                <m:sty m:val="p"/>
              </m:rPr>
              <w:rPr>
                <w:rFonts w:ascii="Cambria Math" w:hAnsi="Cambria Math"/>
                <w:color w:val="000000" w:themeColor="text1"/>
                <w:lang w:val="en-GB"/>
              </w:rPr>
              <m:t>2</m:t>
            </m:r>
          </m:sub>
        </m:sSub>
        <m:r>
          <m:rPr>
            <m:sty m:val="p"/>
          </m:rPr>
          <w:rPr>
            <w:rFonts w:ascii="Cambria Math" w:hAnsi="Cambria Math"/>
            <w:color w:val="000000" w:themeColor="text1"/>
            <w:lang w:val="en-GB"/>
          </w:rPr>
          <m:t>,…,</m:t>
        </m:r>
        <m:sSub>
          <m:sSubPr>
            <m:ctrlPr>
              <w:rPr>
                <w:rFonts w:ascii="Cambria Math" w:hAnsi="Cambria Math"/>
                <w:color w:val="000000" w:themeColor="text1"/>
                <w:lang w:val="en-GB"/>
              </w:rPr>
            </m:ctrlPr>
          </m:sSubPr>
          <m:e>
            <m:r>
              <w:rPr>
                <w:rFonts w:ascii="Cambria Math" w:hAnsi="Cambria Math"/>
                <w:color w:val="000000" w:themeColor="text1"/>
                <w:lang w:val="en-GB"/>
              </w:rPr>
              <m:t>π</m:t>
            </m:r>
          </m:e>
          <m:sub>
            <m:r>
              <w:rPr>
                <w:rFonts w:ascii="Cambria Math" w:hAnsi="Cambria Math"/>
                <w:color w:val="000000" w:themeColor="text1"/>
                <w:lang w:val="en-GB"/>
              </w:rPr>
              <m:t>L</m:t>
            </m:r>
          </m:sub>
        </m:sSub>
        <m:r>
          <m:rPr>
            <m:sty m:val="p"/>
          </m:rPr>
          <w:rPr>
            <w:rFonts w:ascii="Cambria Math" w:hAnsi="Cambria Math"/>
            <w:color w:val="000000" w:themeColor="text1"/>
            <w:lang w:val="en-GB"/>
          </w:rPr>
          <m:t>)</m:t>
        </m:r>
      </m:oMath>
      <w:r w:rsidRPr="00B935E4">
        <w:rPr>
          <w:color w:val="000000" w:themeColor="text1"/>
          <w:lang w:val="en-GB"/>
        </w:rPr>
        <w:t xml:space="preserve">. In many cases, we are primarily interested in specific contrasts of the </w:t>
      </w:r>
      <m:oMath>
        <m:sSub>
          <m:sSubPr>
            <m:ctrlPr>
              <w:rPr>
                <w:rFonts w:ascii="Cambria Math" w:hAnsi="Cambria Math"/>
                <w:i/>
                <w:color w:val="000000" w:themeColor="text1"/>
                <w:lang w:val="en-GB"/>
              </w:rPr>
            </m:ctrlPr>
          </m:sSubPr>
          <m:e>
            <m:r>
              <w:rPr>
                <w:rFonts w:ascii="Cambria Math" w:hAnsi="Cambria Math"/>
                <w:color w:val="000000" w:themeColor="text1"/>
                <w:lang w:val="en-GB"/>
              </w:rPr>
              <m:t>V</m:t>
            </m:r>
          </m:e>
          <m:sub>
            <m:r>
              <w:rPr>
                <w:rFonts w:ascii="Cambria Math" w:hAnsi="Cambria Math"/>
                <w:color w:val="000000" w:themeColor="text1"/>
                <w:lang w:val="en-GB"/>
              </w:rPr>
              <m:t>i</m:t>
            </m:r>
          </m:sub>
        </m:sSub>
      </m:oMath>
      <w:r w:rsidRPr="00B935E4">
        <w:rPr>
          <w:color w:val="000000" w:themeColor="text1"/>
          <w:lang w:val="en-GB"/>
        </w:rPr>
        <w:t xml:space="preserve">, typically those corresponding to main effects or a combination of main effects and two-factor interactions. These contrasts relate directly to specific </w:t>
      </w:r>
      <m:oMath>
        <m:sSub>
          <m:sSubPr>
            <m:ctrlPr>
              <w:rPr>
                <w:rFonts w:ascii="Cambria Math" w:hAnsi="Cambria Math"/>
                <w:color w:val="000000" w:themeColor="text1"/>
                <w:lang w:val="en-GB"/>
              </w:rPr>
            </m:ctrlPr>
          </m:sSubPr>
          <m:e>
            <m:r>
              <w:rPr>
                <w:rFonts w:ascii="Cambria Math" w:hAnsi="Cambria Math"/>
                <w:color w:val="000000" w:themeColor="text1"/>
                <w:lang w:val="en-GB"/>
              </w:rPr>
              <m:t>β</m:t>
            </m:r>
          </m:e>
          <m:sub>
            <m:r>
              <w:rPr>
                <w:rFonts w:ascii="Cambria Math" w:hAnsi="Cambria Math"/>
                <w:color w:val="000000" w:themeColor="text1"/>
                <w:lang w:val="en-GB"/>
              </w:rPr>
              <m:t>i</m:t>
            </m:r>
          </m:sub>
        </m:sSub>
      </m:oMath>
      <w:r w:rsidRPr="00B935E4">
        <w:rPr>
          <w:color w:val="000000" w:themeColor="text1"/>
          <w:lang w:val="en-GB"/>
        </w:rPr>
        <w:t xml:space="preserve"> parameters. To formalize this, we define a contrast matrix </w:t>
      </w:r>
      <m:oMath>
        <m:r>
          <m:rPr>
            <m:sty m:val="b"/>
          </m:rPr>
          <w:rPr>
            <w:rFonts w:ascii="Cambria Math" w:hAnsi="Cambria Math"/>
            <w:color w:val="000000" w:themeColor="text1"/>
            <w:lang w:val="en-GB"/>
          </w:rPr>
          <m:t>B</m:t>
        </m:r>
      </m:oMath>
      <w:r w:rsidRPr="00B935E4">
        <w:rPr>
          <w:color w:val="000000" w:themeColor="text1"/>
          <w:lang w:val="en-GB"/>
        </w:rPr>
        <w:t xml:space="preserve">, where each row represents a contrast of interest. The resulting information matrix for </w:t>
      </w:r>
      <m:oMath>
        <m:r>
          <m:rPr>
            <m:sty m:val="b"/>
          </m:rPr>
          <w:rPr>
            <w:rFonts w:ascii="Cambria Math" w:hAnsi="Cambria Math"/>
            <w:color w:val="000000" w:themeColor="text1"/>
            <w:lang w:val="en-GB"/>
          </w:rPr>
          <m:t>BV</m:t>
        </m:r>
      </m:oMath>
      <w:r w:rsidRPr="00B935E4">
        <w:rPr>
          <w:color w:val="000000" w:themeColor="text1"/>
          <w:lang w:val="en-GB"/>
        </w:rPr>
        <w:t xml:space="preserve"> is then given by: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237"/>
        <w:gridCol w:w="1412"/>
      </w:tblGrid>
      <w:tr w:rsidR="00814047" w:rsidRPr="00B935E4" w14:paraId="496B340D" w14:textId="77777777" w:rsidTr="00013060">
        <w:tc>
          <w:tcPr>
            <w:tcW w:w="1413" w:type="dxa"/>
          </w:tcPr>
          <w:p w14:paraId="2000E9F7" w14:textId="77777777" w:rsidR="00814047" w:rsidRPr="00B935E4" w:rsidRDefault="00814047" w:rsidP="00013060">
            <w:pPr>
              <w:pStyle w:val="NormalWeb"/>
              <w:spacing w:before="0" w:beforeAutospacing="0" w:after="120" w:afterAutospacing="0" w:line="276" w:lineRule="auto"/>
              <w:rPr>
                <w:color w:val="000000" w:themeColor="text1"/>
                <w:lang w:val="en-GB"/>
              </w:rPr>
            </w:pPr>
          </w:p>
        </w:tc>
        <w:tc>
          <w:tcPr>
            <w:tcW w:w="6237" w:type="dxa"/>
          </w:tcPr>
          <w:p w14:paraId="5E1C614D" w14:textId="77777777" w:rsidR="00814047" w:rsidRPr="00B935E4" w:rsidRDefault="00814047" w:rsidP="00013060">
            <w:pPr>
              <w:pStyle w:val="NormalWeb"/>
              <w:spacing w:before="0" w:beforeAutospacing="0" w:after="120" w:afterAutospacing="0" w:line="276" w:lineRule="auto"/>
              <w:rPr>
                <w:color w:val="000000" w:themeColor="text1"/>
                <w:lang w:val="en-GB"/>
              </w:rPr>
            </w:pPr>
            <m:oMathPara>
              <m:oMath>
                <m:r>
                  <m:rPr>
                    <m:sty m:val="b"/>
                  </m:rPr>
                  <w:rPr>
                    <w:rFonts w:ascii="Cambria Math" w:eastAsiaTheme="majorEastAsia" w:hAnsi="Cambria Math"/>
                    <w:color w:val="000000" w:themeColor="text1"/>
                    <w:lang w:val="en-GB"/>
                  </w:rPr>
                  <m:t>BΛB'</m:t>
                </m:r>
                <m:r>
                  <w:rPr>
                    <w:rFonts w:ascii="Cambria Math" w:eastAsiaTheme="majorEastAsia" w:hAnsi="Cambria Math"/>
                    <w:color w:val="000000" w:themeColor="text1"/>
                    <w:lang w:val="en-GB"/>
                  </w:rPr>
                  <m:t>=</m:t>
                </m:r>
                <m:r>
                  <m:rPr>
                    <m:sty m:val="b"/>
                  </m:rPr>
                  <w:rPr>
                    <w:rFonts w:ascii="Cambria Math" w:eastAsiaTheme="majorEastAsia" w:hAnsi="Cambria Math"/>
                    <w:color w:val="000000" w:themeColor="text1"/>
                    <w:lang w:val="en-GB"/>
                  </w:rPr>
                  <m:t>C</m:t>
                </m:r>
              </m:oMath>
            </m:oMathPara>
          </w:p>
        </w:tc>
        <w:tc>
          <w:tcPr>
            <w:tcW w:w="1412" w:type="dxa"/>
          </w:tcPr>
          <w:p w14:paraId="01CDA623" w14:textId="09B10BA3" w:rsidR="00814047" w:rsidRPr="00B935E4" w:rsidRDefault="00814047" w:rsidP="00013060">
            <w:pPr>
              <w:pStyle w:val="NormalWeb"/>
              <w:spacing w:before="0" w:beforeAutospacing="0" w:after="120" w:afterAutospacing="0" w:line="276" w:lineRule="auto"/>
              <w:jc w:val="right"/>
              <w:rPr>
                <w:color w:val="000000" w:themeColor="text1"/>
                <w:lang w:val="en-GB"/>
              </w:rPr>
            </w:pPr>
            <w:r w:rsidRPr="00B935E4">
              <w:rPr>
                <w:color w:val="000000" w:themeColor="text1"/>
                <w:lang w:val="en-GB"/>
              </w:rPr>
              <w:t>(</w:t>
            </w:r>
            <w:r w:rsidR="00F1112F">
              <w:rPr>
                <w:color w:val="000000" w:themeColor="text1"/>
                <w:lang w:val="en-GB"/>
              </w:rPr>
              <w:t>5</w:t>
            </w:r>
            <w:r w:rsidRPr="00B935E4">
              <w:rPr>
                <w:color w:val="000000" w:themeColor="text1"/>
                <w:lang w:val="en-GB"/>
              </w:rPr>
              <w:t>)</w:t>
            </w:r>
          </w:p>
        </w:tc>
      </w:tr>
    </w:tbl>
    <w:p w14:paraId="30B8BE6D" w14:textId="77777777" w:rsidR="00814047" w:rsidRPr="00814047" w:rsidRDefault="00814047" w:rsidP="00814047">
      <w:pPr>
        <w:spacing w:after="120" w:line="276" w:lineRule="auto"/>
        <w:jc w:val="both"/>
        <w:rPr>
          <w:rFonts w:ascii="Times New Roman" w:hAnsi="Times New Roman"/>
          <w:sz w:val="24"/>
          <w:szCs w:val="24"/>
          <w:lang w:val="en-GB"/>
        </w:rPr>
      </w:pPr>
      <w:r w:rsidRPr="00814047">
        <w:rPr>
          <w:rFonts w:ascii="Times New Roman" w:hAnsi="Times New Roman"/>
          <w:sz w:val="24"/>
          <w:szCs w:val="24"/>
          <w:lang w:val="en-GB"/>
        </w:rPr>
        <w:t xml:space="preserve">To account for heterogeneity in preferences across individuals, we additionally estimated Random Parameter Logit (RPL) models (also known as a mixed logit model). Unlike traditional models (e.g., multinomial logit) that assume fixed coefficients for all individuals, random parameter models allow certain parameters (coefficients) to vary randomly across the population. In particular, the utility of option </w:t>
      </w:r>
      <m:oMath>
        <m:r>
          <w:rPr>
            <w:rFonts w:ascii="Cambria Math" w:hAnsi="Cambria Math"/>
            <w:sz w:val="24"/>
            <w:szCs w:val="24"/>
            <w:lang w:val="en-GB"/>
          </w:rPr>
          <m:t>i</m:t>
        </m:r>
      </m:oMath>
      <w:r w:rsidRPr="00814047">
        <w:rPr>
          <w:rFonts w:ascii="Times New Roman" w:hAnsi="Times New Roman"/>
          <w:sz w:val="24"/>
          <w:szCs w:val="24"/>
          <w:lang w:val="en-GB"/>
        </w:rPr>
        <w:t xml:space="preserve"> for individual </w:t>
      </w:r>
      <m:oMath>
        <m:r>
          <w:rPr>
            <w:rFonts w:ascii="Cambria Math" w:hAnsi="Cambria Math"/>
            <w:sz w:val="24"/>
            <w:szCs w:val="24"/>
            <w:lang w:val="en-GB"/>
          </w:rPr>
          <m:t>n</m:t>
        </m:r>
      </m:oMath>
      <w:r w:rsidRPr="00814047">
        <w:rPr>
          <w:rFonts w:ascii="Times New Roman" w:hAnsi="Times New Roman"/>
          <w:sz w:val="24"/>
          <w:szCs w:val="24"/>
          <w:lang w:val="en-GB"/>
        </w:rPr>
        <w:t xml:space="preserve"> is modeled as: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237"/>
        <w:gridCol w:w="1412"/>
      </w:tblGrid>
      <w:tr w:rsidR="00814047" w:rsidRPr="00B935E4" w14:paraId="4EE635C6" w14:textId="77777777" w:rsidTr="00013060">
        <w:tc>
          <w:tcPr>
            <w:tcW w:w="1413" w:type="dxa"/>
          </w:tcPr>
          <w:p w14:paraId="3A6E3510" w14:textId="77777777" w:rsidR="00814047" w:rsidRPr="00B935E4" w:rsidRDefault="00814047" w:rsidP="00013060">
            <w:pPr>
              <w:pStyle w:val="NormalWeb"/>
              <w:spacing w:before="0" w:beforeAutospacing="0" w:after="120" w:afterAutospacing="0" w:line="276" w:lineRule="auto"/>
              <w:rPr>
                <w:color w:val="000000" w:themeColor="text1"/>
                <w:lang w:val="en-GB"/>
              </w:rPr>
            </w:pPr>
          </w:p>
        </w:tc>
        <w:tc>
          <w:tcPr>
            <w:tcW w:w="6237" w:type="dxa"/>
          </w:tcPr>
          <w:p w14:paraId="30F67C02" w14:textId="77777777" w:rsidR="00814047" w:rsidRPr="00B935E4" w:rsidRDefault="00405167" w:rsidP="00013060">
            <w:pPr>
              <w:pStyle w:val="NormalWeb"/>
              <w:spacing w:before="0" w:beforeAutospacing="0" w:after="120" w:afterAutospacing="0" w:line="276" w:lineRule="auto"/>
              <w:rPr>
                <w:color w:val="000000" w:themeColor="text1"/>
                <w:lang w:val="en-GB"/>
              </w:rPr>
            </w:pPr>
            <m:oMathPara>
              <m:oMath>
                <m:sSub>
                  <m:sSubPr>
                    <m:ctrlPr>
                      <w:rPr>
                        <w:rFonts w:ascii="Cambria Math" w:hAnsi="Cambria Math"/>
                        <w:i/>
                        <w:iCs/>
                        <w:color w:val="000000" w:themeColor="text1"/>
                        <w:lang w:val="en-GB"/>
                      </w:rPr>
                    </m:ctrlPr>
                  </m:sSubPr>
                  <m:e>
                    <m:r>
                      <w:rPr>
                        <w:rFonts w:ascii="Cambria Math" w:hAnsi="Cambria Math"/>
                        <w:color w:val="000000" w:themeColor="text1"/>
                        <w:lang w:val="en-GB"/>
                      </w:rPr>
                      <m:t>U</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n</m:t>
                        </m:r>
                      </m:sub>
                    </m:sSub>
                  </m:sub>
                </m:sSub>
                <m:r>
                  <w:rPr>
                    <w:rFonts w:ascii="Cambria Math" w:hAnsi="Cambria Math"/>
                    <w:color w:val="000000" w:themeColor="text1"/>
                    <w:lang w:val="en-GB"/>
                  </w:rPr>
                  <m:t>=</m:t>
                </m:r>
                <m:sSubSup>
                  <m:sSubSupPr>
                    <m:ctrlPr>
                      <w:rPr>
                        <w:rFonts w:ascii="Cambria Math" w:hAnsi="Cambria Math"/>
                        <w:i/>
                        <w:color w:val="000000" w:themeColor="text1"/>
                        <w:lang w:val="en-GB"/>
                      </w:rPr>
                    </m:ctrlPr>
                  </m:sSubSupPr>
                  <m:e>
                    <m:r>
                      <w:rPr>
                        <w:rFonts w:ascii="Cambria Math" w:hAnsi="Cambria Math"/>
                        <w:color w:val="000000" w:themeColor="text1"/>
                        <w:lang w:val="en-GB"/>
                      </w:rPr>
                      <m:t>β</m:t>
                    </m:r>
                  </m:e>
                  <m:sub>
                    <m:r>
                      <w:rPr>
                        <w:rFonts w:ascii="Cambria Math" w:hAnsi="Cambria Math"/>
                        <w:color w:val="000000" w:themeColor="text1"/>
                        <w:lang w:val="en-GB"/>
                      </w:rPr>
                      <m:t>n</m:t>
                    </m:r>
                  </m:sub>
                  <m:sup>
                    <m:r>
                      <w:rPr>
                        <w:rFonts w:ascii="Cambria Math" w:hAnsi="Cambria Math"/>
                        <w:color w:val="000000" w:themeColor="text1"/>
                        <w:lang w:val="en-GB"/>
                      </w:rPr>
                      <m:t>'</m:t>
                    </m:r>
                  </m:sup>
                </m:sSubSup>
                <m:sSub>
                  <m:sSubPr>
                    <m:ctrlPr>
                      <w:rPr>
                        <w:rFonts w:ascii="Cambria Math" w:hAnsi="Cambria Math"/>
                        <w:i/>
                        <w:iCs/>
                        <w:color w:val="000000" w:themeColor="text1"/>
                        <w:lang w:val="en-GB"/>
                      </w:rPr>
                    </m:ctrlPr>
                  </m:sSubPr>
                  <m:e>
                    <m:r>
                      <w:rPr>
                        <w:rFonts w:ascii="Cambria Math" w:hAnsi="Cambria Math"/>
                        <w:color w:val="000000" w:themeColor="text1"/>
                        <w:lang w:val="en-GB"/>
                      </w:rPr>
                      <m:t>X</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n</m:t>
                        </m:r>
                      </m:sub>
                    </m:sSub>
                  </m:sub>
                </m:sSub>
                <m:r>
                  <w:rPr>
                    <w:rFonts w:ascii="Cambria Math" w:hAnsi="Cambria Math"/>
                    <w:color w:val="000000" w:themeColor="text1"/>
                    <w:lang w:val="en-GB"/>
                  </w:rPr>
                  <m:t>+</m:t>
                </m:r>
                <m:sSub>
                  <m:sSubPr>
                    <m:ctrlPr>
                      <w:rPr>
                        <w:rFonts w:ascii="Cambria Math" w:hAnsi="Cambria Math"/>
                        <w:i/>
                        <w:iCs/>
                        <w:color w:val="000000" w:themeColor="text1"/>
                        <w:lang w:val="en-GB"/>
                      </w:rPr>
                    </m:ctrlPr>
                  </m:sSubPr>
                  <m:e>
                    <m:r>
                      <w:rPr>
                        <w:rFonts w:ascii="Cambria Math" w:hAnsi="Cambria Math"/>
                        <w:color w:val="000000" w:themeColor="text1"/>
                        <w:lang w:val="en-GB"/>
                      </w:rPr>
                      <m:t>ε</m:t>
                    </m:r>
                  </m:e>
                  <m:sub>
                    <m:sSub>
                      <m:sSubPr>
                        <m:ctrlPr>
                          <w:rPr>
                            <w:rFonts w:ascii="Cambria Math" w:hAnsi="Cambria Math"/>
                            <w:i/>
                            <w:iCs/>
                            <w:color w:val="000000" w:themeColor="text1"/>
                            <w:lang w:val="en-GB"/>
                          </w:rPr>
                        </m:ctrlPr>
                      </m:sSubPr>
                      <m:e>
                        <m:r>
                          <w:rPr>
                            <w:rFonts w:ascii="Cambria Math" w:hAnsi="Cambria Math"/>
                            <w:color w:val="000000" w:themeColor="text1"/>
                            <w:lang w:val="en-GB"/>
                          </w:rPr>
                          <m:t>i</m:t>
                        </m:r>
                      </m:e>
                      <m:sub>
                        <m:r>
                          <w:rPr>
                            <w:rFonts w:ascii="Cambria Math" w:hAnsi="Cambria Math"/>
                            <w:color w:val="000000" w:themeColor="text1"/>
                            <w:lang w:val="en-GB"/>
                          </w:rPr>
                          <m:t>n</m:t>
                        </m:r>
                      </m:sub>
                    </m:sSub>
                  </m:sub>
                </m:sSub>
              </m:oMath>
            </m:oMathPara>
          </w:p>
        </w:tc>
        <w:tc>
          <w:tcPr>
            <w:tcW w:w="1412" w:type="dxa"/>
          </w:tcPr>
          <w:p w14:paraId="7B00205B" w14:textId="7C3EC0BB" w:rsidR="00814047" w:rsidRPr="00B935E4" w:rsidRDefault="00814047" w:rsidP="00013060">
            <w:pPr>
              <w:pStyle w:val="NormalWeb"/>
              <w:spacing w:before="0" w:beforeAutospacing="0" w:after="120" w:afterAutospacing="0" w:line="276" w:lineRule="auto"/>
              <w:jc w:val="right"/>
              <w:rPr>
                <w:color w:val="000000" w:themeColor="text1"/>
                <w:lang w:val="en-GB"/>
              </w:rPr>
            </w:pPr>
            <w:r w:rsidRPr="00B935E4">
              <w:rPr>
                <w:color w:val="000000" w:themeColor="text1"/>
                <w:lang w:val="en-GB"/>
              </w:rPr>
              <w:t>(</w:t>
            </w:r>
            <w:r w:rsidR="00F1112F">
              <w:rPr>
                <w:color w:val="000000" w:themeColor="text1"/>
                <w:lang w:val="en-GB"/>
              </w:rPr>
              <w:t>6</w:t>
            </w:r>
            <w:r w:rsidRPr="00B935E4">
              <w:rPr>
                <w:color w:val="000000" w:themeColor="text1"/>
                <w:lang w:val="en-GB"/>
              </w:rPr>
              <w:t>)</w:t>
            </w:r>
          </w:p>
        </w:tc>
      </w:tr>
    </w:tbl>
    <w:p w14:paraId="14C370CB" w14:textId="3E749826" w:rsidR="008209BE" w:rsidRPr="00AA47A3" w:rsidRDefault="00814047" w:rsidP="00AA47A3">
      <w:pPr>
        <w:spacing w:after="120" w:line="276" w:lineRule="auto"/>
        <w:jc w:val="both"/>
        <w:rPr>
          <w:rFonts w:ascii="Times New Roman" w:hAnsi="Times New Roman"/>
          <w:color w:val="000000" w:themeColor="text1"/>
          <w:sz w:val="24"/>
          <w:szCs w:val="24"/>
          <w:lang w:val="en-GB"/>
        </w:rPr>
      </w:pPr>
      <w:r w:rsidRPr="00814047">
        <w:rPr>
          <w:rFonts w:ascii="Times New Roman" w:hAnsi="Times New Roman"/>
          <w:color w:val="000000" w:themeColor="text1"/>
          <w:sz w:val="24"/>
          <w:szCs w:val="24"/>
          <w:lang w:val="en-GB"/>
        </w:rPr>
        <w:t xml:space="preserve">Where </w:t>
      </w:r>
      <m:oMath>
        <m:sSub>
          <m:sSubPr>
            <m:ctrlPr>
              <w:rPr>
                <w:rFonts w:ascii="Cambria Math" w:hAnsi="Cambria Math"/>
                <w:color w:val="000000" w:themeColor="text1"/>
                <w:sz w:val="24"/>
                <w:szCs w:val="24"/>
                <w:lang w:val="en-GB"/>
              </w:rPr>
            </m:ctrlPr>
          </m:sSubPr>
          <m:e>
            <m:r>
              <w:rPr>
                <w:rFonts w:ascii="Cambria Math" w:hAnsi="Cambria Math"/>
                <w:color w:val="000000" w:themeColor="text1"/>
                <w:sz w:val="24"/>
                <w:szCs w:val="24"/>
                <w:lang w:val="en-GB"/>
              </w:rPr>
              <m:t>β</m:t>
            </m:r>
          </m:e>
          <m:sub>
            <m:r>
              <w:rPr>
                <w:rFonts w:ascii="Cambria Math" w:hAnsi="Cambria Math"/>
                <w:color w:val="000000" w:themeColor="text1"/>
                <w:sz w:val="24"/>
                <w:szCs w:val="24"/>
                <w:lang w:val="en-GB"/>
              </w:rPr>
              <m:t>n</m:t>
            </m:r>
          </m:sub>
        </m:sSub>
      </m:oMath>
      <w:r w:rsidRPr="00814047">
        <w:rPr>
          <w:rFonts w:ascii="Times New Roman" w:hAnsi="Times New Roman"/>
          <w:color w:val="000000" w:themeColor="text1"/>
          <w:sz w:val="24"/>
          <w:szCs w:val="24"/>
          <w:lang w:val="en-GB"/>
        </w:rPr>
        <w:t xml:space="preserve"> is an individual-specific random coefficients, drawn from a specified distribution. The model integrates over the distribution of </w:t>
      </w:r>
      <m:oMath>
        <m:sSub>
          <m:sSubPr>
            <m:ctrlPr>
              <w:rPr>
                <w:rFonts w:ascii="Cambria Math" w:hAnsi="Cambria Math"/>
                <w:i/>
                <w:color w:val="000000" w:themeColor="text1"/>
                <w:sz w:val="24"/>
                <w:szCs w:val="24"/>
                <w:lang w:val="en-GB"/>
              </w:rPr>
            </m:ctrlPr>
          </m:sSubPr>
          <m:e>
            <m:r>
              <w:rPr>
                <w:rFonts w:ascii="Cambria Math" w:hAnsi="Cambria Math"/>
                <w:color w:val="000000" w:themeColor="text1"/>
                <w:sz w:val="24"/>
                <w:szCs w:val="24"/>
                <w:lang w:val="en-GB"/>
              </w:rPr>
              <m:t>β</m:t>
            </m:r>
          </m:e>
          <m:sub>
            <m:r>
              <w:rPr>
                <w:rFonts w:ascii="Cambria Math" w:hAnsi="Cambria Math"/>
                <w:color w:val="000000" w:themeColor="text1"/>
                <w:sz w:val="24"/>
                <w:szCs w:val="24"/>
                <w:lang w:val="en-GB"/>
              </w:rPr>
              <m:t>n</m:t>
            </m:r>
          </m:sub>
        </m:sSub>
      </m:oMath>
      <w:r w:rsidRPr="00814047">
        <w:rPr>
          <w:rFonts w:ascii="Times New Roman" w:hAnsi="Times New Roman"/>
          <w:color w:val="000000" w:themeColor="text1"/>
          <w:sz w:val="24"/>
          <w:szCs w:val="24"/>
          <w:lang w:val="en-GB"/>
        </w:rPr>
        <w:t xml:space="preserve">​ to calculate the choice probabilities, reflecting the variation in preferences across individuals. </w:t>
      </w:r>
    </w:p>
    <w:p w14:paraId="1575A964" w14:textId="5DC60259" w:rsidR="00D81AD9" w:rsidRDefault="00D81AD9" w:rsidP="00F1112F">
      <w:pPr>
        <w:spacing w:after="240" w:line="276" w:lineRule="auto"/>
        <w:jc w:val="both"/>
        <w:rPr>
          <w:rFonts w:ascii="Times New Roman" w:hAnsi="Times New Roman"/>
          <w:i/>
          <w:sz w:val="24"/>
          <w:szCs w:val="24"/>
          <w:lang w:val="en-GB"/>
        </w:rPr>
      </w:pPr>
      <w:r w:rsidRPr="003126AD">
        <w:rPr>
          <w:rFonts w:ascii="Times New Roman" w:hAnsi="Times New Roman"/>
          <w:iCs/>
          <w:sz w:val="24"/>
          <w:szCs w:val="24"/>
          <w:lang w:val="en-GB"/>
          <w:rPrChange w:id="728" w:author="Nils Droste" w:date="2026-07-14T14:17:00Z" w16du:dateUtc="2026-07-14T12:17:00Z">
            <w:rPr>
              <w:rFonts w:ascii="Times New Roman" w:hAnsi="Times New Roman"/>
              <w:i/>
              <w:sz w:val="24"/>
              <w:szCs w:val="24"/>
              <w:lang w:val="en-GB"/>
            </w:rPr>
          </w:rPrChange>
        </w:rPr>
        <w:t>Model estimation proceeded in three steps. First, we estimated an MNL model with separate coefficients for Swedish state, EU, private, and public-private financing. Because the coefficients for Swedish state and EU financing were not statistically distinguishable, the primary specification combined these into a common public-financing indicator to improve parsimony. Public financing therefore represents either Swedish state or EU funding and is estimated relative to private financing in the main specification.</w:t>
      </w:r>
    </w:p>
    <w:p w14:paraId="495E1E7E" w14:textId="5E679004" w:rsidR="00D81AD9" w:rsidRDefault="00D81AD9">
      <w:pPr>
        <w:spacing w:after="240" w:line="276" w:lineRule="auto"/>
        <w:jc w:val="both"/>
        <w:rPr>
          <w:rFonts w:ascii="Times New Roman" w:hAnsi="Times New Roman"/>
          <w:sz w:val="24"/>
          <w:szCs w:val="24"/>
          <w:lang w:val="en-GB"/>
        </w:rPr>
        <w:pPrChange w:id="729" w:author="Nils Droste" w:date="2026-07-14T16:35:00Z" w16du:dateUtc="2026-07-14T14:35:00Z">
          <w:pPr>
            <w:jc w:val="both"/>
          </w:pPr>
        </w:pPrChange>
      </w:pPr>
      <w:r>
        <w:rPr>
          <w:rFonts w:ascii="Times New Roman" w:hAnsi="Times New Roman"/>
          <w:sz w:val="24"/>
          <w:szCs w:val="24"/>
          <w:lang w:val="en-GB"/>
        </w:rPr>
        <w:t>Because each respondent completed six choice tasks, the data were treated as repeated-choice panel data at the respondent level. In Apollo, respondents were identified using Random ID, and the respondent-level likelihood was constructed by taking the product of each respondent’s choice probabilities across their repeated tasks using apollo_panelProd(). For the RPL models, the resulting panel likelihood was subsequently averaged over inter-individual simulation draws using apollo_avgInterDraws(). Robust standard errors are reported throughout.</w:t>
      </w:r>
    </w:p>
    <w:p w14:paraId="1CCA374C" w14:textId="77777777" w:rsidR="00F1112F" w:rsidRDefault="00D81AD9" w:rsidP="00F1112F">
      <w:pPr>
        <w:spacing w:after="240" w:line="276" w:lineRule="auto"/>
        <w:jc w:val="both"/>
        <w:rPr>
          <w:rFonts w:ascii="Times New Roman" w:hAnsi="Times New Roman"/>
          <w:sz w:val="24"/>
          <w:szCs w:val="24"/>
          <w:lang w:val="en-GB"/>
        </w:rPr>
      </w:pPr>
      <w:del w:id="730" w:author="Codex final RPL revision" w:date="2026-07-17T08:17:00Z">
        <w:r>
          <w:rPr>
            <w:rFonts w:ascii="Times New Roman" w:hAnsi="Times New Roman"/>
            <w:sz w:val="24"/>
            <w:szCs w:val="24"/>
            <w:lang w:val="en-GB"/>
          </w:rPr>
          <w:delText xml:space="preserve">Selection of random parameters combined theoretical expectations withmodel-fit comparisons. We expected heterogeneity in preferences for monetary compensation, contract length, public financing and conservation activities because these attributes are likely to vary across forest owners due to differences in opportunity costs, management objectives, ownership characteristics and environmental values. We therefore compared a parsimonious RPL specification with both a fixed-parameter specification and a fullRPL specification using the log-likelihood, AIC, and BIC.The unrestricted specification had the best AIC, BIC, and log likelihood. The attempted Hausman comparison was not valid because its covariance-difference matrix was not positive semidefinite and the zero-variance restrictions lie on the boundary. We therefore present the parsimonious specification for interpretability, while treating the full RPL </w:delText>
        </w:r>
        <w:r>
          <w:rPr>
            <w:rFonts w:ascii="Times New Roman" w:hAnsi="Times New Roman"/>
            <w:sz w:val="24"/>
            <w:szCs w:val="24"/>
            <w:lang w:val="en-GB"/>
          </w:rPr>
          <w:lastRenderedPageBreak/>
          <w:delText>as the better-fitting statistical specification rather than claiming selection by a valid Hausman test.Random coefficients in the retained specification were assumed to follow independent normal distributions and the model was estimated using the BGW optimisation algorithm with 10 Halton simulation draws; the full RPL comparison used 100. These low draw counts reproduce the current estimates but require a higher-draw stability analysis before final publication.</w:delText>
        </w:r>
      </w:del>
      <w:ins w:id="731" w:author="Codex final RPL revision" w:date="2026-07-17T08:17:00Z">
        <w:r>
          <w:rPr>
            <w:rFonts w:ascii="Times New Roman" w:hAnsi="Times New Roman"/>
            <w:sz w:val="24"/>
            <w:szCs w:val="24"/>
            <w:lang w:val="en-GB"/>
          </w:rPr>
          <w:t>Selection of random parameters combined theoretical expectations, structured heterogeneity screening, model fit, behavioral coherence, and simulation stability. We expected heterogeneity in compensation, contract length, financing, and conservation activities because opportunity costs, management objectives, ownership characteristics, and environmental values differ among forest owners. We compared the fixed MNL, the initially parsimonious RPL, a full normal-coefficient RPL, and theory-guided intermediate specifications using log-likelihood, AIC, and BIC. The full RPL improved fit but its estimates were sensitive to the low simulation counts used in the initial comparison. Screening at higher draw counts supported a nine-random-coefficient specification comprising compensation, contract length, public financing, blended public-private financing, and five conservation measures: bird diversity, tree-species variety, functional buffer strips, age variation, and rewetting. Compensation was specified as positive lognormal to rule out behaviorally implausible negative marginal utility of payment. The other random coefficients were normal. Public and blended-financing coefficients shared a normal component to allow correlation; the remaining random coefficients were independent. The preferred model used 2,000 inter-individual Sobol draws (seed 13), respondent-level panel likelihoods, and the BGW optimization algorithm. It converged at log-likelihood −8831.09 (25 parameters; AIC 17712.18; BIC 17891.92), with a negative-definite observed Hessian (maximum eigenvalue −3.43). Robust standard errors are reported. Because zero-variance restrictions lie on the boundary and the covariance-difference matrix was not positive semidefinite, the attempted conventional Hausman comparisons were not used for model selection.</w:t>
        </w:r>
      </w:ins>
    </w:p>
    <w:p w14:paraId="6FD06AA0" w14:textId="085E17F8" w:rsidR="00D81AD9" w:rsidRPr="00F1112F" w:rsidRDefault="00F35C38" w:rsidP="00F1112F">
      <w:pPr>
        <w:spacing w:after="240" w:line="276" w:lineRule="auto"/>
        <w:jc w:val="both"/>
        <w:rPr>
          <w:rFonts w:ascii="Times New Roman" w:hAnsi="Times New Roman"/>
          <w:sz w:val="24"/>
          <w:szCs w:val="24"/>
          <w:lang w:val="en-GB"/>
        </w:rPr>
      </w:pPr>
      <w:r>
        <w:rPr>
          <w:rFonts w:ascii="Times New Roman" w:hAnsi="Times New Roman"/>
          <w:sz w:val="24"/>
          <w:szCs w:val="24"/>
          <w:lang w:val="en-GB"/>
        </w:rPr>
        <w:t>Because the achieved sample over</w:t>
      </w:r>
      <w:r w:rsidR="00D604B1">
        <w:rPr>
          <w:rFonts w:ascii="Times New Roman" w:hAnsi="Times New Roman"/>
          <w:sz w:val="24"/>
          <w:szCs w:val="24"/>
          <w:lang w:val="en-GB"/>
        </w:rPr>
        <w:t xml:space="preserve"> </w:t>
      </w:r>
      <w:r>
        <w:rPr>
          <w:rFonts w:ascii="Times New Roman" w:hAnsi="Times New Roman"/>
          <w:sz w:val="24"/>
          <w:szCs w:val="24"/>
          <w:lang w:val="en-GB"/>
        </w:rPr>
        <w:t>presented larger forest owners and men relative to the national population, we additionally evaluated the sensitivity of the principal financing results using robustness</w:t>
      </w:r>
      <w:r w:rsidR="00383C70">
        <w:rPr>
          <w:rFonts w:ascii="Times New Roman" w:hAnsi="Times New Roman"/>
          <w:sz w:val="24"/>
          <w:szCs w:val="24"/>
          <w:lang w:val="en-GB"/>
        </w:rPr>
        <w:t xml:space="preserve"> analysis rather than post-stratification weights. Weighting was not considered appropriate because respondents owning less than 5 ha were </w:t>
      </w:r>
      <w:r w:rsidR="00C23411">
        <w:rPr>
          <w:rFonts w:ascii="Times New Roman" w:hAnsi="Times New Roman"/>
          <w:sz w:val="24"/>
          <w:szCs w:val="24"/>
          <w:lang w:val="en-GB"/>
        </w:rPr>
        <w:t>very few (n</w:t>
      </w:r>
      <w:r w:rsidR="003E4050">
        <w:rPr>
          <w:rFonts w:ascii="Times New Roman" w:hAnsi="Times New Roman"/>
          <w:sz w:val="24"/>
          <w:szCs w:val="24"/>
          <w:lang w:val="en-GB"/>
        </w:rPr>
        <w:t xml:space="preserve"> </w:t>
      </w:r>
      <w:r w:rsidR="00C23411">
        <w:rPr>
          <w:rFonts w:ascii="Times New Roman" w:hAnsi="Times New Roman"/>
          <w:sz w:val="24"/>
          <w:szCs w:val="24"/>
          <w:lang w:val="en-GB"/>
        </w:rPr>
        <w:t>=</w:t>
      </w:r>
      <w:r w:rsidR="003E4050">
        <w:rPr>
          <w:rFonts w:ascii="Times New Roman" w:hAnsi="Times New Roman"/>
          <w:sz w:val="24"/>
          <w:szCs w:val="24"/>
          <w:lang w:val="en-GB"/>
        </w:rPr>
        <w:t xml:space="preserve"> </w:t>
      </w:r>
      <w:r w:rsidR="00C23411">
        <w:rPr>
          <w:rFonts w:ascii="Times New Roman" w:hAnsi="Times New Roman"/>
          <w:sz w:val="24"/>
          <w:szCs w:val="24"/>
          <w:lang w:val="en-GB"/>
        </w:rPr>
        <w:t>23)</w:t>
      </w:r>
      <w:r w:rsidR="00383C70">
        <w:rPr>
          <w:rFonts w:ascii="Times New Roman" w:hAnsi="Times New Roman"/>
          <w:sz w:val="24"/>
          <w:szCs w:val="24"/>
          <w:lang w:val="en-GB"/>
        </w:rPr>
        <w:t xml:space="preserve">, which would require unstable survey weights. We therefore estimated interaction models involving public financing, forestry holding size and gender. </w:t>
      </w:r>
      <w:r w:rsidR="003E4050">
        <w:rPr>
          <w:rFonts w:ascii="Times New Roman" w:hAnsi="Times New Roman"/>
          <w:sz w:val="24"/>
          <w:szCs w:val="24"/>
          <w:lang w:val="en-GB"/>
        </w:rPr>
        <w:t xml:space="preserve">The interaction models preserved the principal public-financing result. </w:t>
      </w:r>
      <w:r w:rsidR="00383C70">
        <w:rPr>
          <w:rFonts w:ascii="Times New Roman" w:hAnsi="Times New Roman"/>
          <w:sz w:val="24"/>
          <w:szCs w:val="24"/>
          <w:lang w:val="en-GB"/>
        </w:rPr>
        <w:t xml:space="preserve">Additional robustness analyses re-estimated models with separate Swedish state and EU coefficients. These analyses were designed to assess whether principal findings were sensitive to sample composition or financing specification. Results from all robustness analyses are reported in the Supplementary information </w:t>
      </w:r>
      <w:r w:rsidR="0039796F">
        <w:rPr>
          <w:rFonts w:ascii="Times New Roman" w:hAnsi="Times New Roman"/>
          <w:sz w:val="24"/>
          <w:szCs w:val="24"/>
          <w:lang w:val="en-GB"/>
        </w:rPr>
        <w:t>1</w:t>
      </w:r>
      <w:r w:rsidR="00383C70">
        <w:rPr>
          <w:rFonts w:ascii="Times New Roman" w:hAnsi="Times New Roman"/>
          <w:sz w:val="24"/>
          <w:szCs w:val="24"/>
          <w:lang w:val="en-GB"/>
        </w:rPr>
        <w:t>.</w:t>
      </w:r>
    </w:p>
    <w:p w14:paraId="5B313A3E" w14:textId="05A75D80" w:rsidR="00814047" w:rsidRPr="00814047" w:rsidRDefault="00814047" w:rsidP="00814047">
      <w:pPr>
        <w:spacing w:after="120" w:line="276" w:lineRule="auto"/>
        <w:jc w:val="both"/>
        <w:rPr>
          <w:rFonts w:ascii="Times New Roman" w:hAnsi="Times New Roman"/>
          <w:color w:val="000000" w:themeColor="text1"/>
          <w:sz w:val="24"/>
          <w:szCs w:val="24"/>
          <w:lang w:val="en-GB"/>
        </w:rPr>
      </w:pPr>
      <w:del w:id="732" w:author="Codex final RPL revision" w:date="2026-07-17T08:17:00Z">
        <w:r>
          <w:rPr>
            <w:rFonts w:ascii="Times New Roman" w:hAnsi="Times New Roman"/>
            <w:color w:val="000000" w:themeColor="text1"/>
            <w:sz w:val="24"/>
            <w:szCs w:val="24"/>
            <w:lang w:val="en-GB"/>
          </w:rPr>
          <w:delText>The analysis of the choice experiments was conducted via the apollo package (43)in R 4.6.1 using Apollo 0.3.8 (44). Finally, we calculate the Willingness to Accept (WTA) as a population average. This is done by converting the utility difference into an equivalent monetary amount based on the compensation coefficient (equation 6). We compute a dollar WTA based on Riksbanken’s 2024 annual exchange rate of 10.56 SEK/USD.</w:delText>
        </w:r>
      </w:del>
      <w:ins w:id="733" w:author="Codex final RPL revision" w:date="2026-07-17T08:17:00Z">
        <w:r>
          <w:rPr>
            <w:rFonts w:ascii="Times New Roman" w:hAnsi="Times New Roman"/>
            <w:color w:val="000000" w:themeColor="text1"/>
            <w:sz w:val="24"/>
            <w:szCs w:val="24"/>
            <w:lang w:val="en-GB"/>
          </w:rPr>
          <w:t xml:space="preserve">The analysis of the choice experiments was conducted using the Apollo package (43) in R 4.6.1 with Apollo 0.3.8 (44). </w:t>
        </w:r>
        <w:r>
          <w:rPr>
            <w:rFonts w:ascii="Times New Roman" w:hAnsi="Times New Roman"/>
            <w:color w:val="000000" w:themeColor="text1"/>
            <w:sz w:val="24"/>
            <w:szCs w:val="24"/>
            <w:lang w:val="en-GB"/>
          </w:rPr>
          <w:lastRenderedPageBreak/>
          <w:t>WTA was calculated as a coefficient ratio and converted using Riksbanken’s 2024 annual exchange rate of 10.56 SEK/USD. For the MNL, the fixed compensation coefficient was used</w:t>
        </w:r>
      </w:ins>
      <w:ins w:id="734" w:author="Nils Droste" w:date="2026-07-17T20:09:00Z" w16du:dateUtc="2026-07-17T18:09:00Z">
        <w:r w:rsidR="000D4D45">
          <w:rPr>
            <w:rFonts w:ascii="Times New Roman" w:hAnsi="Times New Roman"/>
            <w:color w:val="000000" w:themeColor="text1"/>
            <w:sz w:val="24"/>
            <w:szCs w:val="24"/>
            <w:lang w:val="en-GB"/>
          </w:rPr>
          <w:t xml:space="preserve"> </w:t>
        </w:r>
        <w:r w:rsidR="000D4D45" w:rsidRPr="000D4D45">
          <w:rPr>
            <w:rFonts w:ascii="Times New Roman" w:hAnsi="Times New Roman"/>
            <w:color w:val="000000" w:themeColor="text1"/>
            <w:sz w:val="24"/>
            <w:szCs w:val="24"/>
            <w:lang w:val="en-GB"/>
          </w:rPr>
          <w:t>with 95% confidence intervals for both the MNL and RPL WTA ratios obtained via the delta method, propagating the sampling variance of the attribute coefficient, the compensation coefficient (or its lognormal-mean transform for the RPL), and their covariance</w:t>
        </w:r>
      </w:ins>
      <w:ins w:id="735" w:author="Codex final RPL revision" w:date="2026-07-17T08:17:00Z">
        <w:r>
          <w:rPr>
            <w:rFonts w:ascii="Times New Roman" w:hAnsi="Times New Roman"/>
            <w:color w:val="000000" w:themeColor="text1"/>
            <w:sz w:val="24"/>
            <w:szCs w:val="24"/>
            <w:lang w:val="en-GB"/>
          </w:rPr>
          <w:t>.</w:t>
        </w:r>
        <w:del w:id="736" w:author="Nils Droste" w:date="2026-07-17T20:10:00Z" w16du:dateUtc="2026-07-17T18:10:00Z">
          <w:r w:rsidDel="00591C84">
            <w:rPr>
              <w:rFonts w:ascii="Times New Roman" w:hAnsi="Times New Roman"/>
              <w:color w:val="000000" w:themeColor="text1"/>
              <w:sz w:val="24"/>
              <w:szCs w:val="24"/>
              <w:lang w:val="en-GB"/>
            </w:rPr>
            <w:delText xml:space="preserve"> For the preferred RPL, coefficient ratios were evaluated at the population mean of the positive lognormal compensation coefficient; robust delta-method confidence intervals included the attribute coefficient, both lognormal compensation parameters, and their covariances</w:delText>
          </w:r>
        </w:del>
        <w:del w:id="737" w:author="Nils Droste" w:date="2026-07-17T20:11:00Z" w16du:dateUtc="2026-07-17T18:11:00Z">
          <w:r w:rsidDel="00591C84">
            <w:rPr>
              <w:rFonts w:ascii="Times New Roman" w:hAnsi="Times New Roman"/>
              <w:color w:val="000000" w:themeColor="text1"/>
              <w:sz w:val="24"/>
              <w:szCs w:val="24"/>
              <w:lang w:val="en-GB"/>
            </w:rPr>
            <w:delText>.</w:delText>
          </w:r>
        </w:del>
        <w:r>
          <w:rPr>
            <w:rFonts w:ascii="Times New Roman" w:hAnsi="Times New Roman"/>
            <w:color w:val="000000" w:themeColor="text1"/>
            <w:sz w:val="24"/>
            <w:szCs w:val="24"/>
            <w:lang w:val="en-GB"/>
          </w:rPr>
          <w:t xml:space="preserve"> The</w:t>
        </w:r>
        <w:del w:id="738" w:author="Nils Droste" w:date="2026-07-17T20:11:00Z" w16du:dateUtc="2026-07-17T18:11:00Z">
          <w:r w:rsidDel="00591C84">
            <w:rPr>
              <w:rFonts w:ascii="Times New Roman" w:hAnsi="Times New Roman"/>
              <w:color w:val="000000" w:themeColor="text1"/>
              <w:sz w:val="24"/>
              <w:szCs w:val="24"/>
              <w:lang w:val="en-GB"/>
            </w:rPr>
            <w:delText xml:space="preserve">se </w:delText>
          </w:r>
        </w:del>
        <w:r>
          <w:rPr>
            <w:rFonts w:ascii="Times New Roman" w:hAnsi="Times New Roman"/>
            <w:color w:val="000000" w:themeColor="text1"/>
            <w:sz w:val="24"/>
            <w:szCs w:val="24"/>
            <w:lang w:val="en-GB"/>
          </w:rPr>
          <w:t>RPL values summarize population-level trade-offs rather than the full distribution of individual-specific WTA.</w:t>
        </w:r>
      </w:ins>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6237"/>
        <w:gridCol w:w="1412"/>
      </w:tblGrid>
      <w:tr w:rsidR="00814047" w:rsidRPr="00B935E4" w14:paraId="0F6F149E" w14:textId="77777777" w:rsidTr="00013060">
        <w:tc>
          <w:tcPr>
            <w:tcW w:w="1413" w:type="dxa"/>
          </w:tcPr>
          <w:p w14:paraId="0A9430E5" w14:textId="77777777" w:rsidR="00814047" w:rsidRPr="00B935E4" w:rsidRDefault="00814047" w:rsidP="00013060">
            <w:pPr>
              <w:pStyle w:val="NormalWeb"/>
              <w:spacing w:before="0" w:beforeAutospacing="0" w:after="120" w:afterAutospacing="0" w:line="276" w:lineRule="auto"/>
              <w:rPr>
                <w:lang w:val="en-GB"/>
              </w:rPr>
            </w:pPr>
          </w:p>
        </w:tc>
        <w:tc>
          <w:tcPr>
            <w:tcW w:w="6237" w:type="dxa"/>
          </w:tcPr>
          <w:p w14:paraId="722488E5" w14:textId="77777777" w:rsidR="00814047" w:rsidRPr="00B935E4" w:rsidRDefault="00814047" w:rsidP="00013060">
            <w:pPr>
              <w:pStyle w:val="NormalWeb"/>
              <w:spacing w:before="0" w:beforeAutospacing="0" w:after="120" w:afterAutospacing="0"/>
              <w:rPr>
                <w:lang w:val="en-GB"/>
              </w:rPr>
            </w:pPr>
            <m:oMathPara>
              <m:oMath>
                <m:r>
                  <w:rPr>
                    <w:rFonts w:ascii="Cambria Math" w:hAnsi="Cambria Math"/>
                    <w:lang w:val="en-GB"/>
                  </w:rPr>
                  <m:t>WTA = -</m:t>
                </m:r>
                <m:f>
                  <m:fPr>
                    <m:ctrlPr>
                      <w:rPr>
                        <w:rFonts w:ascii="Cambria Math" w:hAnsi="Cambria Math"/>
                        <w:i/>
                        <w:lang w:val="en-GB"/>
                      </w:rPr>
                    </m:ctrlPr>
                  </m:fPr>
                  <m:num>
                    <m:sSup>
                      <m:sSupPr>
                        <m:ctrlPr>
                          <w:rPr>
                            <w:rFonts w:ascii="Cambria Math" w:hAnsi="Cambria Math"/>
                            <w:color w:val="000000" w:themeColor="text1"/>
                            <w:lang w:val="en-GB"/>
                          </w:rPr>
                        </m:ctrlPr>
                      </m:sSupPr>
                      <m:e>
                        <m:r>
                          <w:rPr>
                            <w:rFonts w:ascii="Cambria Math" w:hAnsi="Cambria Math"/>
                            <w:color w:val="000000" w:themeColor="text1"/>
                            <w:lang w:val="en-GB"/>
                          </w:rPr>
                          <m:t>β</m:t>
                        </m:r>
                      </m:e>
                      <m:sup>
                        <m:r>
                          <m:rPr>
                            <m:sty m:val="p"/>
                          </m:rPr>
                          <w:rPr>
                            <w:rFonts w:ascii="Cambria Math" w:hAnsi="Cambria Math"/>
                            <w:color w:val="000000" w:themeColor="text1"/>
                            <w:lang w:val="en-GB"/>
                          </w:rPr>
                          <m:t>'</m:t>
                        </m:r>
                      </m:sup>
                    </m:sSup>
                  </m:num>
                  <m:den>
                    <m:sSubSup>
                      <m:sSubSupPr>
                        <m:ctrlPr>
                          <w:rPr>
                            <w:rFonts w:ascii="Cambria Math" w:hAnsi="Cambria Math"/>
                            <w:i/>
                            <w:color w:val="000000" w:themeColor="text1"/>
                            <w:lang w:val="en-GB"/>
                          </w:rPr>
                        </m:ctrlPr>
                      </m:sSubSupPr>
                      <m:e>
                        <m:r>
                          <w:rPr>
                            <w:rFonts w:ascii="Cambria Math" w:hAnsi="Cambria Math"/>
                            <w:color w:val="000000" w:themeColor="text1"/>
                            <w:lang w:val="en-GB"/>
                          </w:rPr>
                          <m:t>β</m:t>
                        </m:r>
                      </m:e>
                      <m:sub>
                        <m:r>
                          <w:rPr>
                            <w:rFonts w:ascii="Cambria Math" w:hAnsi="Cambria Math"/>
                            <w:color w:val="000000" w:themeColor="text1"/>
                            <w:lang w:val="en-GB"/>
                          </w:rPr>
                          <m:t>compensation</m:t>
                        </m:r>
                      </m:sub>
                      <m:sup>
                        <m:r>
                          <m:rPr>
                            <m:sty m:val="p"/>
                          </m:rPr>
                          <w:rPr>
                            <w:rFonts w:ascii="Cambria Math" w:hAnsi="Cambria Math"/>
                            <w:color w:val="000000" w:themeColor="text1"/>
                            <w:lang w:val="en-GB"/>
                          </w:rPr>
                          <m:t>'</m:t>
                        </m:r>
                        <m:ctrlPr>
                          <w:rPr>
                            <w:rFonts w:ascii="Cambria Math" w:hAnsi="Cambria Math"/>
                            <w:color w:val="000000" w:themeColor="text1"/>
                            <w:lang w:val="en-GB"/>
                          </w:rPr>
                        </m:ctrlPr>
                      </m:sup>
                    </m:sSubSup>
                  </m:den>
                </m:f>
              </m:oMath>
            </m:oMathPara>
          </w:p>
        </w:tc>
        <w:tc>
          <w:tcPr>
            <w:tcW w:w="1412" w:type="dxa"/>
            <w:vAlign w:val="center"/>
          </w:tcPr>
          <w:p w14:paraId="7EA4B2DF" w14:textId="77777777" w:rsidR="00814047" w:rsidRPr="00B935E4" w:rsidRDefault="00814047" w:rsidP="00013060">
            <w:pPr>
              <w:pStyle w:val="NormalWeb"/>
              <w:spacing w:before="0" w:beforeAutospacing="0" w:after="120" w:afterAutospacing="0" w:line="276" w:lineRule="auto"/>
              <w:jc w:val="right"/>
              <w:rPr>
                <w:lang w:val="en-GB"/>
              </w:rPr>
            </w:pPr>
            <w:r w:rsidRPr="00B935E4">
              <w:rPr>
                <w:lang w:val="en-GB"/>
              </w:rPr>
              <w:t>(</w:t>
            </w:r>
            <w:r>
              <w:rPr>
                <w:lang w:val="en-GB"/>
              </w:rPr>
              <w:t>6</w:t>
            </w:r>
            <w:r w:rsidRPr="00B935E4">
              <w:rPr>
                <w:lang w:val="en-GB"/>
              </w:rPr>
              <w:t>)</w:t>
            </w:r>
          </w:p>
        </w:tc>
      </w:tr>
    </w:tbl>
    <w:p w14:paraId="11686A51" w14:textId="78FAB039" w:rsidR="003D7BB1" w:rsidRDefault="00814047" w:rsidP="007B0CF5">
      <w:pPr>
        <w:pStyle w:val="NormalWeb"/>
        <w:spacing w:before="0" w:beforeAutospacing="0" w:after="120" w:afterAutospacing="0" w:line="276" w:lineRule="auto"/>
        <w:rPr>
          <w:lang w:val="en-GB"/>
        </w:rPr>
      </w:pPr>
      <w:del w:id="739" w:author="Replication audit" w:date="2026-07-15T13:11:00Z">
        <w:r>
          <w:delText>For example, the WTA to make private financing as acceptable as public financing, forest owners would on average require a compensation of  ha-1yr-1  (approximately US$62.8 ha-1yr-1) to forego their preferred public financing option.</w:delText>
        </w:r>
      </w:del>
      <w:ins w:id="740" w:author="Replication audit" w:date="2026-07-15T13:11:00Z">
        <w:r>
          <w:t xml:space="preserve">For example, to make private financing as acceptable as public financing, </w:t>
        </w:r>
      </w:ins>
      <w:ins w:id="741" w:author="Nils Droste" w:date="2026-07-17T15:51:00Z" w16du:dateUtc="2026-07-17T13:51:00Z">
        <w:r w:rsidR="002926B4" w:rsidRPr="002926B4">
          <w:t>forest owners would on average require 0.1326/0.1625 = 0.816, i.e. 816 SEK ha⁻¹ yr⁻¹ (since compensation is scaled per SEK 1,000</w:t>
        </w:r>
        <w:r w:rsidR="00704715">
          <w:t xml:space="preserve">, which is </w:t>
        </w:r>
      </w:ins>
      <w:ins w:id="742" w:author="Replication audit" w:date="2026-07-15T13:11:00Z">
        <w:del w:id="743" w:author="Nils Droste" w:date="2026-07-17T15:51:00Z" w16du:dateUtc="2026-07-17T13:51:00Z">
          <w:r w:rsidDel="00704715">
            <w:delText>forest owners would on average require 0.1326/0.00016246 = 816 SEK ha⁻¹ yr⁻¹ (</w:delText>
          </w:r>
        </w:del>
        <w:r>
          <w:t>approximately US$77.3 ha⁻¹ yr⁻¹) to forego their preferred public-financing option.</w:t>
        </w:r>
      </w:ins>
    </w:p>
    <w:p w14:paraId="6EF8E06F" w14:textId="77777777" w:rsidR="00BA44A6" w:rsidRDefault="00BA44A6" w:rsidP="007B0CF5">
      <w:pPr>
        <w:pStyle w:val="NormalWeb"/>
        <w:spacing w:before="0" w:beforeAutospacing="0" w:after="120" w:afterAutospacing="0" w:line="276" w:lineRule="auto"/>
        <w:rPr>
          <w:lang w:val="en-GB"/>
        </w:rPr>
      </w:pPr>
    </w:p>
    <w:p w14:paraId="097C3490" w14:textId="77777777" w:rsidR="00A329EE" w:rsidRPr="00DB5F0B" w:rsidRDefault="00A329EE" w:rsidP="00A329EE">
      <w:pPr>
        <w:pStyle w:val="Heading2"/>
        <w:jc w:val="both"/>
        <w:rPr>
          <w:rFonts w:ascii="Arial" w:hAnsi="Arial" w:cs="Arial"/>
          <w:color w:val="000000" w:themeColor="text1"/>
          <w:sz w:val="26"/>
          <w:szCs w:val="26"/>
          <w:lang w:val="en-US"/>
          <w:rPrChange w:id="744" w:author="Nils Droste" w:date="2026-07-14T14:16:00Z" w16du:dateUtc="2026-07-14T12:16:00Z">
            <w:rPr>
              <w:rFonts w:ascii="Arial" w:hAnsi="Arial" w:cs="Arial"/>
              <w:color w:val="000000" w:themeColor="text1"/>
              <w:sz w:val="26"/>
              <w:szCs w:val="26"/>
              <w:lang w:val="da-DK"/>
            </w:rPr>
          </w:rPrChange>
        </w:rPr>
      </w:pPr>
      <w:r w:rsidRPr="00DB5F0B">
        <w:rPr>
          <w:rFonts w:ascii="Arial" w:hAnsi="Arial" w:cs="Arial"/>
          <w:color w:val="000000" w:themeColor="text1"/>
          <w:sz w:val="26"/>
          <w:szCs w:val="26"/>
          <w:lang w:val="en-US"/>
          <w:rPrChange w:id="745" w:author="Nils Droste" w:date="2026-07-14T14:16:00Z" w16du:dateUtc="2026-07-14T12:16:00Z">
            <w:rPr>
              <w:rFonts w:ascii="Arial" w:hAnsi="Arial" w:cs="Arial"/>
              <w:color w:val="000000" w:themeColor="text1"/>
              <w:sz w:val="26"/>
              <w:szCs w:val="26"/>
              <w:lang w:val="da-DK"/>
            </w:rPr>
          </w:rPrChange>
        </w:rPr>
        <w:t>Qualitative analysis</w:t>
      </w:r>
    </w:p>
    <w:p w14:paraId="7CF92FAE" w14:textId="77777777" w:rsidR="00A329EE" w:rsidRPr="00DB5F0B" w:rsidRDefault="00A329EE" w:rsidP="00A329EE">
      <w:pPr>
        <w:pStyle w:val="Heading2"/>
        <w:spacing w:line="276" w:lineRule="auto"/>
        <w:jc w:val="both"/>
        <w:rPr>
          <w:rFonts w:ascii="Times New Roman" w:hAnsi="Times New Roman" w:cs="Times New Roman"/>
          <w:color w:val="000000" w:themeColor="text1"/>
          <w:sz w:val="24"/>
          <w:szCs w:val="24"/>
          <w:lang w:val="en-US"/>
          <w:rPrChange w:id="746" w:author="Nils Droste" w:date="2026-07-14T14:16:00Z" w16du:dateUtc="2026-07-14T12:16:00Z">
            <w:rPr>
              <w:rFonts w:ascii="Times New Roman" w:hAnsi="Times New Roman" w:cs="Times New Roman"/>
              <w:color w:val="000000" w:themeColor="text1"/>
              <w:sz w:val="24"/>
              <w:szCs w:val="24"/>
              <w:lang w:val="da-DK"/>
            </w:rPr>
          </w:rPrChange>
        </w:rPr>
      </w:pPr>
      <w:r w:rsidRPr="00DB5F0B">
        <w:rPr>
          <w:rFonts w:ascii="Times New Roman" w:hAnsi="Times New Roman" w:cs="Times New Roman"/>
          <w:color w:val="000000" w:themeColor="text1"/>
          <w:sz w:val="24"/>
          <w:szCs w:val="24"/>
          <w:lang w:val="en-US"/>
          <w:rPrChange w:id="747" w:author="Nils Droste" w:date="2026-07-14T14:16:00Z" w16du:dateUtc="2026-07-14T12:16:00Z">
            <w:rPr>
              <w:rFonts w:ascii="Times New Roman" w:hAnsi="Times New Roman" w:cs="Times New Roman"/>
              <w:color w:val="000000" w:themeColor="text1"/>
              <w:sz w:val="24"/>
              <w:szCs w:val="24"/>
              <w:lang w:val="da-DK"/>
            </w:rPr>
          </w:rPrChange>
        </w:rPr>
        <w:t>Open-ended responses concerning financing (n = 283) and monitoring preferences (n = 497) were analysed using an AI-assisted thematic analysis. We first used ChatGPT (OpenAI) to review the complete set of responses and inductively suggest an initial set of themes based on recurring patterns in the data. These preliminary themes served only as a starting point for the analysis and did not constitute the final coding framework.</w:t>
      </w:r>
    </w:p>
    <w:p w14:paraId="7EA72F54" w14:textId="77777777" w:rsidR="00A329EE" w:rsidRPr="00DB5F0B" w:rsidRDefault="00A329EE" w:rsidP="00A329EE">
      <w:pPr>
        <w:pStyle w:val="p1"/>
        <w:spacing w:line="276" w:lineRule="auto"/>
        <w:jc w:val="both"/>
        <w:rPr>
          <w:lang w:val="en-US"/>
          <w:rPrChange w:id="748" w:author="Nils Droste" w:date="2026-07-14T14:16:00Z" w16du:dateUtc="2026-07-14T12:16:00Z">
            <w:rPr>
              <w:lang w:val="da-DK"/>
            </w:rPr>
          </w:rPrChange>
        </w:rPr>
      </w:pPr>
      <w:r w:rsidRPr="00DB5F0B">
        <w:rPr>
          <w:lang w:val="en-US"/>
          <w:rPrChange w:id="749" w:author="Nils Droste" w:date="2026-07-14T14:16:00Z" w16du:dateUtc="2026-07-14T12:16:00Z">
            <w:rPr>
              <w:lang w:val="da-DK"/>
            </w:rPr>
          </w:rPrChange>
        </w:rPr>
        <w:t>The authors subsequently conducted an iterative manual coding process in which each response was reviewed individually and assigned to a thematic category. During this process, themes were refined, merged, renamed, or expanded where necessary, and additional themes were introduced to better represent the data. ChatGPT was used interactively as a coding assistant to support coding consistency and theme refinement, but all final coding decisions, theme definitions, and interpretations were made by the authors. To assess coding consistency, a second co-author independently reviewed the thematic assignments, and any disagreements were resolved through discussion.</w:t>
      </w:r>
    </w:p>
    <w:p w14:paraId="6ECF92CA" w14:textId="77777777" w:rsidR="00A329EE" w:rsidRPr="00DB5F0B" w:rsidRDefault="00A329EE" w:rsidP="00A329EE">
      <w:pPr>
        <w:pStyle w:val="p1"/>
        <w:spacing w:line="276" w:lineRule="auto"/>
        <w:jc w:val="both"/>
        <w:rPr>
          <w:lang w:val="en-US"/>
          <w:rPrChange w:id="750" w:author="Nils Droste" w:date="2026-07-14T14:16:00Z" w16du:dateUtc="2026-07-14T12:16:00Z">
            <w:rPr/>
          </w:rPrChange>
        </w:rPr>
      </w:pPr>
      <w:r w:rsidRPr="00DB5F0B">
        <w:rPr>
          <w:lang w:val="en-US"/>
          <w:rPrChange w:id="751" w:author="Nils Droste" w:date="2026-07-14T14:16:00Z" w16du:dateUtc="2026-07-14T12:16:00Z">
            <w:rPr>
              <w:lang w:val="da-DK"/>
            </w:rPr>
          </w:rPrChange>
        </w:rPr>
        <w:t xml:space="preserve">To further evaluate the credibility of the thematic analysis, each coded response was linked to the respondent’s independently completed ranking of financing or monitoring alternatives from the survey. The resulting preference profiles showed strong correspondence between the qualitative themes and the quantitative rankings. </w:t>
      </w:r>
      <w:r w:rsidRPr="00DB5F0B">
        <w:rPr>
          <w:lang w:val="en-US"/>
          <w:rPrChange w:id="752" w:author="Nils Droste" w:date="2026-07-14T14:16:00Z" w16du:dateUtc="2026-07-14T12:16:00Z">
            <w:rPr/>
          </w:rPrChange>
        </w:rPr>
        <w:t xml:space="preserve">For example, respondents classified under themes expressing trust in public financing consistently ranked Swedish state financing highest, whereas respondents expressing pro-market views ranked private financing highest. Similar </w:t>
      </w:r>
      <w:r w:rsidRPr="00DB5F0B">
        <w:rPr>
          <w:lang w:val="en-US"/>
          <w:rPrChange w:id="753" w:author="Nils Droste" w:date="2026-07-14T14:16:00Z" w16du:dateUtc="2026-07-14T12:16:00Z">
            <w:rPr/>
          </w:rPrChange>
        </w:rPr>
        <w:lastRenderedPageBreak/>
        <w:t>correspondence was observed for monitoring preferences. Because large language models may introduce bias in generating thematic suggestions, AI was used solely to support the identification and organization of candidate themes, whereas all substantive coding decisions and interpretations remained the responsibility of the authors. Additional methodological details, representative quotations, validation figures, and the anonymized qualitative dataset, including the final thematic coding of all responses, are provided in the Supplementary information and the Zenodo repository.</w:t>
      </w:r>
    </w:p>
    <w:p w14:paraId="51AD7680" w14:textId="1E07CF93" w:rsidR="00C01685" w:rsidRDefault="00C01685" w:rsidP="00C01685">
      <w:pPr>
        <w:pStyle w:val="Heading2"/>
        <w:rPr>
          <w:rFonts w:ascii="Arial" w:hAnsi="Arial" w:cs="Arial"/>
          <w:color w:val="000000" w:themeColor="text1"/>
          <w:sz w:val="26"/>
          <w:szCs w:val="26"/>
          <w:lang w:val="en-GB"/>
        </w:rPr>
      </w:pPr>
      <w:r>
        <w:rPr>
          <w:rFonts w:ascii="Arial" w:hAnsi="Arial" w:cs="Arial"/>
          <w:color w:val="000000" w:themeColor="text1"/>
          <w:sz w:val="26"/>
          <w:szCs w:val="26"/>
          <w:lang w:val="en-GB"/>
        </w:rPr>
        <w:t>Data, Materials, and Software Availability</w:t>
      </w:r>
    </w:p>
    <w:p w14:paraId="325826CF" w14:textId="65B74E66" w:rsidR="00C01685" w:rsidRPr="00C01685" w:rsidRDefault="00C01685" w:rsidP="00C01685">
      <w:pPr>
        <w:rPr>
          <w:rFonts w:ascii="Times New Roman" w:hAnsi="Times New Roman"/>
          <w:sz w:val="24"/>
          <w:szCs w:val="24"/>
          <w:lang w:val="en-GB" w:eastAsia="zh-CN"/>
        </w:rPr>
      </w:pPr>
      <w:r>
        <w:rPr>
          <w:rFonts w:ascii="Times New Roman" w:hAnsi="Times New Roman"/>
          <w:sz w:val="24"/>
          <w:szCs w:val="24"/>
          <w:lang w:val="en-GB" w:eastAsia="zh-CN"/>
        </w:rPr>
        <w:t xml:space="preserve">All study data, and code to reproduce analyses can be found at: </w:t>
      </w:r>
      <w:hyperlink r:id="rId18" w:history="1">
        <w:r w:rsidRPr="00974419">
          <w:rPr>
            <w:rStyle w:val="Hyperlink"/>
            <w:rFonts w:ascii="Times New Roman" w:hAnsi="Times New Roman"/>
            <w:sz w:val="24"/>
            <w:szCs w:val="24"/>
            <w:lang w:val="en-GB" w:eastAsia="zh-CN"/>
          </w:rPr>
          <w:t>https://doi.org/10.5281/zenodo.17474714</w:t>
        </w:r>
      </w:hyperlink>
      <w:r>
        <w:rPr>
          <w:rFonts w:ascii="Times New Roman" w:hAnsi="Times New Roman"/>
          <w:sz w:val="24"/>
          <w:szCs w:val="24"/>
          <w:lang w:val="en-GB" w:eastAsia="zh-CN"/>
        </w:rPr>
        <w:t xml:space="preserve"> </w:t>
      </w:r>
    </w:p>
    <w:p w14:paraId="08490B4A" w14:textId="77777777" w:rsidR="00C01685" w:rsidRPr="007B0CF5" w:rsidRDefault="00C01685" w:rsidP="007B0CF5">
      <w:pPr>
        <w:pStyle w:val="NormalWeb"/>
        <w:spacing w:before="0" w:beforeAutospacing="0" w:after="120" w:afterAutospacing="0" w:line="276" w:lineRule="auto"/>
        <w:rPr>
          <w:lang w:val="en-GB"/>
        </w:rPr>
      </w:pPr>
    </w:p>
    <w:p w14:paraId="16047F7D" w14:textId="77777777" w:rsidR="003D7BB1" w:rsidRDefault="003D7BB1" w:rsidP="003D7BB1"/>
    <w:bookmarkStart w:id="754" w:name="_Hlk225499981"/>
    <w:p w14:paraId="44990A08" w14:textId="77777777" w:rsidR="00BB5719" w:rsidRPr="00BB5719" w:rsidRDefault="003D7BB1">
      <w:pPr>
        <w:pStyle w:val="Bibliography"/>
        <w:rPr>
          <w:rFonts w:ascii="Times New Roman" w:eastAsiaTheme="minorEastAsia" w:hAnsi="Times New Roman"/>
          <w:sz w:val="24"/>
          <w:szCs w:val="24"/>
          <w:lang w:eastAsia="zh-CN"/>
          <w14:ligatures w14:val="standardContextual"/>
          <w:rPrChange w:id="755" w:author="Jesper Svensson" w:date="2026-07-13T08:51:00Z" w16du:dateUtc="2026-07-13T06:51:00Z">
            <w:rPr>
              <w:rFonts w:ascii="Times New Roman" w:eastAsiaTheme="minorEastAsia" w:hAnsi="Times New Roman"/>
              <w:sz w:val="24"/>
              <w:szCs w:val="24"/>
              <w:lang w:val="sv-SE" w:eastAsia="zh-CN"/>
              <w14:ligatures w14:val="standardContextual"/>
            </w:rPr>
          </w:rPrChange>
        </w:rPr>
        <w:pPrChange w:id="756" w:author="Jesper Svensson" w:date="2026-07-13T08:51:00Z" w16du:dateUtc="2026-07-13T06:51:00Z">
          <w:pPr>
            <w:autoSpaceDE w:val="0"/>
            <w:autoSpaceDN w:val="0"/>
            <w:adjustRightInd w:val="0"/>
            <w:spacing w:line="240" w:lineRule="auto"/>
          </w:pPr>
        </w:pPrChange>
      </w:pPr>
      <w:r w:rsidRPr="003D7BB1">
        <w:fldChar w:fldCharType="begin"/>
      </w:r>
      <w:r w:rsidR="00BB5719">
        <w:instrText xml:space="preserve"> ADDIN ZOTERO_BIBL {"uncited":[],"omitted":[],"custom":[]} CSL_BIBLIOGRAPHY </w:instrText>
      </w:r>
      <w:r w:rsidRPr="003D7BB1">
        <w:fldChar w:fldCharType="separate"/>
      </w:r>
      <w:r w:rsidR="00BB5719" w:rsidRPr="00BB5719">
        <w:rPr>
          <w:rFonts w:ascii="Times New Roman" w:eastAsiaTheme="minorEastAsia" w:hAnsi="Times New Roman"/>
          <w:sz w:val="24"/>
          <w:szCs w:val="24"/>
          <w:lang w:eastAsia="zh-CN"/>
          <w14:ligatures w14:val="standardContextual"/>
          <w:rPrChange w:id="757" w:author="Jesper Svensson" w:date="2026-07-13T08:51:00Z" w16du:dateUtc="2026-07-13T06:51:00Z">
            <w:rPr>
              <w:rFonts w:ascii="Times New Roman" w:eastAsiaTheme="minorEastAsia" w:hAnsi="Times New Roman"/>
              <w:sz w:val="24"/>
              <w:szCs w:val="24"/>
              <w:lang w:val="sv-SE" w:eastAsia="zh-CN"/>
              <w14:ligatures w14:val="standardContextual"/>
            </w:rPr>
          </w:rPrChange>
        </w:rPr>
        <w:t xml:space="preserve">1. </w:t>
      </w:r>
      <w:r w:rsidR="00BB5719" w:rsidRPr="00BB5719">
        <w:rPr>
          <w:rFonts w:ascii="Times New Roman" w:eastAsiaTheme="minorEastAsia" w:hAnsi="Times New Roman"/>
          <w:sz w:val="24"/>
          <w:szCs w:val="24"/>
          <w:lang w:eastAsia="zh-CN"/>
          <w14:ligatures w14:val="standardContextual"/>
          <w:rPrChange w:id="758" w:author="Jesper Svensson" w:date="2026-07-13T08:51:00Z" w16du:dateUtc="2026-07-13T06:51:00Z">
            <w:rPr>
              <w:rFonts w:ascii="Times New Roman" w:eastAsiaTheme="minorEastAsia" w:hAnsi="Times New Roman"/>
              <w:sz w:val="24"/>
              <w:szCs w:val="24"/>
              <w:lang w:val="sv-SE" w:eastAsia="zh-CN"/>
              <w14:ligatures w14:val="standardContextual"/>
            </w:rPr>
          </w:rPrChange>
        </w:rPr>
        <w:tab/>
        <w:t xml:space="preserve">A. Deutz, </w:t>
      </w:r>
      <w:r w:rsidR="00BB5719" w:rsidRPr="00BB5719">
        <w:rPr>
          <w:rFonts w:ascii="Times New Roman" w:eastAsiaTheme="minorEastAsia" w:hAnsi="Times New Roman"/>
          <w:i/>
          <w:iCs/>
          <w:sz w:val="24"/>
          <w:szCs w:val="24"/>
          <w:lang w:eastAsia="zh-CN"/>
          <w14:ligatures w14:val="standardContextual"/>
          <w:rPrChange w:id="759" w:author="Jesper Svensson" w:date="2026-07-13T08:51:00Z" w16du:dateUtc="2026-07-13T06:51:00Z">
            <w:rPr>
              <w:rFonts w:ascii="Times New Roman" w:eastAsiaTheme="minorEastAsia" w:hAnsi="Times New Roman"/>
              <w:i/>
              <w:iCs/>
              <w:sz w:val="24"/>
              <w:szCs w:val="24"/>
              <w:lang w:val="sv-SE" w:eastAsia="zh-CN"/>
              <w14:ligatures w14:val="standardContextual"/>
            </w:rPr>
          </w:rPrChange>
        </w:rPr>
        <w:t>et al.</w:t>
      </w:r>
      <w:r w:rsidR="00BB5719" w:rsidRPr="00BB5719">
        <w:rPr>
          <w:rFonts w:ascii="Times New Roman" w:eastAsiaTheme="minorEastAsia" w:hAnsi="Times New Roman"/>
          <w:sz w:val="24"/>
          <w:szCs w:val="24"/>
          <w:lang w:eastAsia="zh-CN"/>
          <w14:ligatures w14:val="standardContextual"/>
          <w:rPrChange w:id="760" w:author="Jesper Svensson" w:date="2026-07-13T08:51:00Z" w16du:dateUtc="2026-07-13T06:51:00Z">
            <w:rPr>
              <w:rFonts w:ascii="Times New Roman" w:eastAsiaTheme="minorEastAsia" w:hAnsi="Times New Roman"/>
              <w:sz w:val="24"/>
              <w:szCs w:val="24"/>
              <w:lang w:val="sv-SE" w:eastAsia="zh-CN"/>
              <w14:ligatures w14:val="standardContextual"/>
            </w:rPr>
          </w:rPrChange>
        </w:rPr>
        <w:t>, “Financing nature: Closing the global biodiversity financing gap” (Paulson Institute, 2020).</w:t>
      </w:r>
    </w:p>
    <w:p w14:paraId="3E22B6C1"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761" w:author="Nils Droste" w:date="2026-07-14T14:16:00Z" w16du:dateUtc="2026-07-14T12:16:00Z">
            <w:rPr>
              <w:rFonts w:ascii="Times New Roman" w:eastAsiaTheme="minorEastAsia" w:hAnsi="Times New Roman"/>
              <w:sz w:val="24"/>
              <w:szCs w:val="24"/>
              <w:lang w:val="sv-SE" w:eastAsia="zh-CN"/>
              <w14:ligatures w14:val="standardContextual"/>
            </w:rPr>
          </w:rPrChange>
        </w:rPr>
        <w:pPrChange w:id="762" w:author="Jesper Svensson" w:date="2026-07-13T08:51:00Z" w16du:dateUtc="2026-07-13T06:51:00Z">
          <w:pPr>
            <w:autoSpaceDE w:val="0"/>
            <w:autoSpaceDN w:val="0"/>
            <w:adjustRightInd w:val="0"/>
            <w:spacing w:line="240" w:lineRule="auto"/>
          </w:pPr>
        </w:pPrChange>
      </w:pPr>
      <w:r w:rsidRPr="00BB5719">
        <w:rPr>
          <w:rFonts w:ascii="Times New Roman" w:eastAsiaTheme="minorEastAsia" w:hAnsi="Times New Roman"/>
          <w:sz w:val="24"/>
          <w:szCs w:val="24"/>
          <w:lang w:eastAsia="zh-CN"/>
          <w14:ligatures w14:val="standardContextual"/>
          <w:rPrChange w:id="763" w:author="Jesper Svensson" w:date="2026-07-13T08:51:00Z" w16du:dateUtc="2026-07-13T06:51:00Z">
            <w:rPr>
              <w:rFonts w:ascii="Times New Roman" w:eastAsiaTheme="minorEastAsia" w:hAnsi="Times New Roman"/>
              <w:sz w:val="24"/>
              <w:szCs w:val="24"/>
              <w:lang w:val="sv-SE" w:eastAsia="zh-CN"/>
              <w14:ligatures w14:val="standardContextual"/>
            </w:rPr>
          </w:rPrChange>
        </w:rPr>
        <w:t xml:space="preserve">2. </w:t>
      </w:r>
      <w:r w:rsidRPr="00BB5719">
        <w:rPr>
          <w:rFonts w:ascii="Times New Roman" w:eastAsiaTheme="minorEastAsia" w:hAnsi="Times New Roman"/>
          <w:sz w:val="24"/>
          <w:szCs w:val="24"/>
          <w:lang w:eastAsia="zh-CN"/>
          <w14:ligatures w14:val="standardContextual"/>
          <w:rPrChange w:id="764" w:author="Jesper Svensson" w:date="2026-07-13T08:51:00Z" w16du:dateUtc="2026-07-13T06:51:00Z">
            <w:rPr>
              <w:rFonts w:ascii="Times New Roman" w:eastAsiaTheme="minorEastAsia" w:hAnsi="Times New Roman"/>
              <w:sz w:val="24"/>
              <w:szCs w:val="24"/>
              <w:lang w:val="sv-SE" w:eastAsia="zh-CN"/>
              <w14:ligatures w14:val="standardContextual"/>
            </w:rPr>
          </w:rPrChange>
        </w:rPr>
        <w:tab/>
        <w:t xml:space="preserve">A. Antonelli, X. Rueda, R. Calcagno, P. Nantongo Kalunda, How biodiversity credits could help to conserve and restore nature. </w:t>
      </w:r>
      <w:r w:rsidRPr="00DB5F0B">
        <w:rPr>
          <w:rFonts w:ascii="Times New Roman" w:eastAsiaTheme="minorEastAsia" w:hAnsi="Times New Roman"/>
          <w:i/>
          <w:iCs/>
          <w:sz w:val="24"/>
          <w:szCs w:val="24"/>
          <w:lang w:eastAsia="zh-CN"/>
          <w14:ligatures w14:val="standardContextual"/>
          <w:rPrChange w:id="765" w:author="Nils Droste" w:date="2026-07-14T14:16:00Z" w16du:dateUtc="2026-07-14T12:16:00Z">
            <w:rPr>
              <w:rFonts w:ascii="Times New Roman" w:eastAsiaTheme="minorEastAsia" w:hAnsi="Times New Roman"/>
              <w:i/>
              <w:iCs/>
              <w:sz w:val="24"/>
              <w:szCs w:val="24"/>
              <w:lang w:val="sv-SE" w:eastAsia="zh-CN"/>
              <w14:ligatures w14:val="standardContextual"/>
            </w:rPr>
          </w:rPrChange>
        </w:rPr>
        <w:t>Nature</w:t>
      </w:r>
      <w:r w:rsidRPr="00DB5F0B">
        <w:rPr>
          <w:rFonts w:ascii="Times New Roman" w:eastAsiaTheme="minorEastAsia" w:hAnsi="Times New Roman"/>
          <w:sz w:val="24"/>
          <w:szCs w:val="24"/>
          <w:lang w:eastAsia="zh-CN"/>
          <w14:ligatures w14:val="standardContextual"/>
          <w:rPrChange w:id="766" w:author="Nils Droste" w:date="2026-07-14T14:16:00Z" w16du:dateUtc="2026-07-14T12:16: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767" w:author="Nils Droste" w:date="2026-07-14T14:16:00Z" w16du:dateUtc="2026-07-14T12:16:00Z">
            <w:rPr>
              <w:rFonts w:ascii="Times New Roman" w:eastAsiaTheme="minorEastAsia" w:hAnsi="Times New Roman"/>
              <w:b/>
              <w:bCs/>
              <w:sz w:val="24"/>
              <w:szCs w:val="24"/>
              <w:lang w:val="sv-SE" w:eastAsia="zh-CN"/>
              <w14:ligatures w14:val="standardContextual"/>
            </w:rPr>
          </w:rPrChange>
        </w:rPr>
        <w:t>634</w:t>
      </w:r>
      <w:r w:rsidRPr="00DB5F0B">
        <w:rPr>
          <w:rFonts w:ascii="Times New Roman" w:eastAsiaTheme="minorEastAsia" w:hAnsi="Times New Roman"/>
          <w:sz w:val="24"/>
          <w:szCs w:val="24"/>
          <w:lang w:eastAsia="zh-CN"/>
          <w14:ligatures w14:val="standardContextual"/>
          <w:rPrChange w:id="768" w:author="Nils Droste" w:date="2026-07-14T14:16:00Z" w16du:dateUtc="2026-07-14T12:16:00Z">
            <w:rPr>
              <w:rFonts w:ascii="Times New Roman" w:eastAsiaTheme="minorEastAsia" w:hAnsi="Times New Roman"/>
              <w:sz w:val="24"/>
              <w:szCs w:val="24"/>
              <w:lang w:val="sv-SE" w:eastAsia="zh-CN"/>
              <w14:ligatures w14:val="standardContextual"/>
            </w:rPr>
          </w:rPrChange>
        </w:rPr>
        <w:t>, 1045–1049 (2024).</w:t>
      </w:r>
    </w:p>
    <w:p w14:paraId="54C9DD35"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769" w:author="Nils Droste" w:date="2026-07-14T14:16:00Z" w16du:dateUtc="2026-07-14T12:16:00Z">
            <w:rPr>
              <w:rFonts w:ascii="Times New Roman" w:eastAsiaTheme="minorEastAsia" w:hAnsi="Times New Roman"/>
              <w:sz w:val="24"/>
              <w:szCs w:val="24"/>
              <w:lang w:val="sv-SE" w:eastAsia="zh-CN"/>
              <w14:ligatures w14:val="standardContextual"/>
            </w:rPr>
          </w:rPrChange>
        </w:rPr>
        <w:pPrChange w:id="770"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771" w:author="Nils Droste" w:date="2026-07-14T14:16:00Z" w16du:dateUtc="2026-07-14T12:16:00Z">
            <w:rPr>
              <w:rFonts w:ascii="Times New Roman" w:eastAsiaTheme="minorEastAsia" w:hAnsi="Times New Roman"/>
              <w:sz w:val="24"/>
              <w:szCs w:val="24"/>
              <w:lang w:val="sv-SE" w:eastAsia="zh-CN"/>
              <w14:ligatures w14:val="standardContextual"/>
            </w:rPr>
          </w:rPrChange>
        </w:rPr>
        <w:t xml:space="preserve">3. </w:t>
      </w:r>
      <w:r w:rsidRPr="00DB5F0B">
        <w:rPr>
          <w:rFonts w:ascii="Times New Roman" w:eastAsiaTheme="minorEastAsia" w:hAnsi="Times New Roman"/>
          <w:sz w:val="24"/>
          <w:szCs w:val="24"/>
          <w:lang w:eastAsia="zh-CN"/>
          <w14:ligatures w14:val="standardContextual"/>
          <w:rPrChange w:id="772" w:author="Nils Droste" w:date="2026-07-14T14:16:00Z" w16du:dateUtc="2026-07-14T12:16:00Z">
            <w:rPr>
              <w:rFonts w:ascii="Times New Roman" w:eastAsiaTheme="minorEastAsia" w:hAnsi="Times New Roman"/>
              <w:sz w:val="24"/>
              <w:szCs w:val="24"/>
              <w:lang w:val="sv-SE" w:eastAsia="zh-CN"/>
              <w14:ligatures w14:val="standardContextual"/>
            </w:rPr>
          </w:rPrChange>
        </w:rPr>
        <w:tab/>
        <w:t xml:space="preserve">S. O. S. E. Zu Ermgassen, </w:t>
      </w:r>
      <w:r w:rsidRPr="00DB5F0B">
        <w:rPr>
          <w:rFonts w:ascii="Times New Roman" w:eastAsiaTheme="minorEastAsia" w:hAnsi="Times New Roman"/>
          <w:i/>
          <w:iCs/>
          <w:sz w:val="24"/>
          <w:szCs w:val="24"/>
          <w:lang w:eastAsia="zh-CN"/>
          <w14:ligatures w14:val="standardContextual"/>
          <w:rPrChange w:id="773" w:author="Nils Droste" w:date="2026-07-14T14:16:00Z" w16du:dateUtc="2026-07-14T12:16:00Z">
            <w:rPr>
              <w:rFonts w:ascii="Times New Roman" w:eastAsiaTheme="minorEastAsia" w:hAnsi="Times New Roman"/>
              <w:i/>
              <w:iCs/>
              <w:sz w:val="24"/>
              <w:szCs w:val="24"/>
              <w:lang w:val="sv-SE" w:eastAsia="zh-CN"/>
              <w14:ligatures w14:val="standardContextual"/>
            </w:rPr>
          </w:rPrChange>
        </w:rPr>
        <w:t>et al.</w:t>
      </w:r>
      <w:r w:rsidRPr="00DB5F0B">
        <w:rPr>
          <w:rFonts w:ascii="Times New Roman" w:eastAsiaTheme="minorEastAsia" w:hAnsi="Times New Roman"/>
          <w:sz w:val="24"/>
          <w:szCs w:val="24"/>
          <w:lang w:eastAsia="zh-CN"/>
          <w14:ligatures w14:val="standardContextual"/>
          <w:rPrChange w:id="774" w:author="Nils Droste" w:date="2026-07-14T14:16:00Z" w16du:dateUtc="2026-07-14T12:16:00Z">
            <w:rPr>
              <w:rFonts w:ascii="Times New Roman" w:eastAsiaTheme="minorEastAsia" w:hAnsi="Times New Roman"/>
              <w:sz w:val="24"/>
              <w:szCs w:val="24"/>
              <w:lang w:val="sv-SE" w:eastAsia="zh-CN"/>
              <w14:ligatures w14:val="standardContextual"/>
            </w:rPr>
          </w:rPrChange>
        </w:rPr>
        <w:t xml:space="preserve">, The current state, opportunities and challenges for upscaling private investment in biodiversity in Europe. </w:t>
      </w:r>
      <w:r w:rsidRPr="00DB5F0B">
        <w:rPr>
          <w:rFonts w:ascii="Times New Roman" w:eastAsiaTheme="minorEastAsia" w:hAnsi="Times New Roman"/>
          <w:i/>
          <w:iCs/>
          <w:sz w:val="24"/>
          <w:szCs w:val="24"/>
          <w:lang w:eastAsia="zh-CN"/>
          <w14:ligatures w14:val="standardContextual"/>
          <w:rPrChange w:id="775" w:author="Nils Droste" w:date="2026-07-14T14:16:00Z" w16du:dateUtc="2026-07-14T12:16:00Z">
            <w:rPr>
              <w:rFonts w:ascii="Times New Roman" w:eastAsiaTheme="minorEastAsia" w:hAnsi="Times New Roman"/>
              <w:i/>
              <w:iCs/>
              <w:sz w:val="24"/>
              <w:szCs w:val="24"/>
              <w:lang w:val="sv-SE" w:eastAsia="zh-CN"/>
              <w14:ligatures w14:val="standardContextual"/>
            </w:rPr>
          </w:rPrChange>
        </w:rPr>
        <w:t>Nat Ecol Evol</w:t>
      </w:r>
      <w:r w:rsidRPr="00DB5F0B">
        <w:rPr>
          <w:rFonts w:ascii="Times New Roman" w:eastAsiaTheme="minorEastAsia" w:hAnsi="Times New Roman"/>
          <w:sz w:val="24"/>
          <w:szCs w:val="24"/>
          <w:lang w:eastAsia="zh-CN"/>
          <w14:ligatures w14:val="standardContextual"/>
          <w:rPrChange w:id="776" w:author="Nils Droste" w:date="2026-07-14T14:16:00Z" w16du:dateUtc="2026-07-14T12:16: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777" w:author="Nils Droste" w:date="2026-07-14T14:16:00Z" w16du:dateUtc="2026-07-14T12:16:00Z">
            <w:rPr>
              <w:rFonts w:ascii="Times New Roman" w:eastAsiaTheme="minorEastAsia" w:hAnsi="Times New Roman"/>
              <w:b/>
              <w:bCs/>
              <w:sz w:val="24"/>
              <w:szCs w:val="24"/>
              <w:lang w:val="sv-SE" w:eastAsia="zh-CN"/>
              <w14:ligatures w14:val="standardContextual"/>
            </w:rPr>
          </w:rPrChange>
        </w:rPr>
        <w:t>9</w:t>
      </w:r>
      <w:r w:rsidRPr="00DB5F0B">
        <w:rPr>
          <w:rFonts w:ascii="Times New Roman" w:eastAsiaTheme="minorEastAsia" w:hAnsi="Times New Roman"/>
          <w:sz w:val="24"/>
          <w:szCs w:val="24"/>
          <w:lang w:eastAsia="zh-CN"/>
          <w14:ligatures w14:val="standardContextual"/>
          <w:rPrChange w:id="778" w:author="Nils Droste" w:date="2026-07-14T14:16:00Z" w16du:dateUtc="2026-07-14T12:16:00Z">
            <w:rPr>
              <w:rFonts w:ascii="Times New Roman" w:eastAsiaTheme="minorEastAsia" w:hAnsi="Times New Roman"/>
              <w:sz w:val="24"/>
              <w:szCs w:val="24"/>
              <w:lang w:val="sv-SE" w:eastAsia="zh-CN"/>
              <w14:ligatures w14:val="standardContextual"/>
            </w:rPr>
          </w:rPrChange>
        </w:rPr>
        <w:t>, 515–524 (2025).</w:t>
      </w:r>
    </w:p>
    <w:p w14:paraId="5F3824F3"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779" w:author="Nils Droste" w:date="2026-07-14T14:16:00Z" w16du:dateUtc="2026-07-14T12:16:00Z">
            <w:rPr>
              <w:rFonts w:ascii="Times New Roman" w:eastAsiaTheme="minorEastAsia" w:hAnsi="Times New Roman"/>
              <w:sz w:val="24"/>
              <w:szCs w:val="24"/>
              <w:lang w:val="sv-SE" w:eastAsia="zh-CN"/>
              <w14:ligatures w14:val="standardContextual"/>
            </w:rPr>
          </w:rPrChange>
        </w:rPr>
        <w:pPrChange w:id="780"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781" w:author="Nils Droste" w:date="2026-07-14T14:16:00Z" w16du:dateUtc="2026-07-14T12:16:00Z">
            <w:rPr>
              <w:rFonts w:ascii="Times New Roman" w:eastAsiaTheme="minorEastAsia" w:hAnsi="Times New Roman"/>
              <w:sz w:val="24"/>
              <w:szCs w:val="24"/>
              <w:lang w:val="sv-SE" w:eastAsia="zh-CN"/>
              <w14:ligatures w14:val="standardContextual"/>
            </w:rPr>
          </w:rPrChange>
        </w:rPr>
        <w:t xml:space="preserve">4. </w:t>
      </w:r>
      <w:r w:rsidRPr="00DB5F0B">
        <w:rPr>
          <w:rFonts w:ascii="Times New Roman" w:eastAsiaTheme="minorEastAsia" w:hAnsi="Times New Roman"/>
          <w:sz w:val="24"/>
          <w:szCs w:val="24"/>
          <w:lang w:eastAsia="zh-CN"/>
          <w14:ligatures w14:val="standardContextual"/>
          <w:rPrChange w:id="782" w:author="Nils Droste" w:date="2026-07-14T14:16:00Z" w16du:dateUtc="2026-07-14T12:16:00Z">
            <w:rPr>
              <w:rFonts w:ascii="Times New Roman" w:eastAsiaTheme="minorEastAsia" w:hAnsi="Times New Roman"/>
              <w:sz w:val="24"/>
              <w:szCs w:val="24"/>
              <w:lang w:val="sv-SE" w:eastAsia="zh-CN"/>
              <w14:ligatures w14:val="standardContextual"/>
            </w:rPr>
          </w:rPrChange>
        </w:rPr>
        <w:tab/>
        <w:t xml:space="preserve">K. Kedward, S. Zu Ermgassen, J. Ryan-Collins, S. Wunder, Heavy reliance on private finance alone will not deliver conservation goals. </w:t>
      </w:r>
      <w:r w:rsidRPr="00DB5F0B">
        <w:rPr>
          <w:rFonts w:ascii="Times New Roman" w:eastAsiaTheme="minorEastAsia" w:hAnsi="Times New Roman"/>
          <w:i/>
          <w:iCs/>
          <w:sz w:val="24"/>
          <w:szCs w:val="24"/>
          <w:lang w:eastAsia="zh-CN"/>
          <w14:ligatures w14:val="standardContextual"/>
          <w:rPrChange w:id="783" w:author="Nils Droste" w:date="2026-07-14T14:16:00Z" w16du:dateUtc="2026-07-14T12:16:00Z">
            <w:rPr>
              <w:rFonts w:ascii="Times New Roman" w:eastAsiaTheme="minorEastAsia" w:hAnsi="Times New Roman"/>
              <w:i/>
              <w:iCs/>
              <w:sz w:val="24"/>
              <w:szCs w:val="24"/>
              <w:lang w:val="sv-SE" w:eastAsia="zh-CN"/>
              <w14:ligatures w14:val="standardContextual"/>
            </w:rPr>
          </w:rPrChange>
        </w:rPr>
        <w:t>Nat Ecol Evol</w:t>
      </w:r>
      <w:r w:rsidRPr="00DB5F0B">
        <w:rPr>
          <w:rFonts w:ascii="Times New Roman" w:eastAsiaTheme="minorEastAsia" w:hAnsi="Times New Roman"/>
          <w:sz w:val="24"/>
          <w:szCs w:val="24"/>
          <w:lang w:eastAsia="zh-CN"/>
          <w14:ligatures w14:val="standardContextual"/>
          <w:rPrChange w:id="784" w:author="Nils Droste" w:date="2026-07-14T14:16:00Z" w16du:dateUtc="2026-07-14T12:16: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785" w:author="Nils Droste" w:date="2026-07-14T14:16:00Z" w16du:dateUtc="2026-07-14T12:16:00Z">
            <w:rPr>
              <w:rFonts w:ascii="Times New Roman" w:eastAsiaTheme="minorEastAsia" w:hAnsi="Times New Roman"/>
              <w:b/>
              <w:bCs/>
              <w:sz w:val="24"/>
              <w:szCs w:val="24"/>
              <w:lang w:val="sv-SE" w:eastAsia="zh-CN"/>
              <w14:ligatures w14:val="standardContextual"/>
            </w:rPr>
          </w:rPrChange>
        </w:rPr>
        <w:t>7</w:t>
      </w:r>
      <w:r w:rsidRPr="00DB5F0B">
        <w:rPr>
          <w:rFonts w:ascii="Times New Roman" w:eastAsiaTheme="minorEastAsia" w:hAnsi="Times New Roman"/>
          <w:sz w:val="24"/>
          <w:szCs w:val="24"/>
          <w:lang w:eastAsia="zh-CN"/>
          <w14:ligatures w14:val="standardContextual"/>
          <w:rPrChange w:id="786" w:author="Nils Droste" w:date="2026-07-14T14:16:00Z" w16du:dateUtc="2026-07-14T12:16:00Z">
            <w:rPr>
              <w:rFonts w:ascii="Times New Roman" w:eastAsiaTheme="minorEastAsia" w:hAnsi="Times New Roman"/>
              <w:sz w:val="24"/>
              <w:szCs w:val="24"/>
              <w:lang w:val="sv-SE" w:eastAsia="zh-CN"/>
              <w14:ligatures w14:val="standardContextual"/>
            </w:rPr>
          </w:rPrChange>
        </w:rPr>
        <w:t>, 1339–1342 (2023).</w:t>
      </w:r>
    </w:p>
    <w:p w14:paraId="07EE714C"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787" w:author="Nils Droste" w:date="2026-07-14T14:16:00Z" w16du:dateUtc="2026-07-14T12:16:00Z">
            <w:rPr>
              <w:rFonts w:ascii="Times New Roman" w:eastAsiaTheme="minorEastAsia" w:hAnsi="Times New Roman"/>
              <w:sz w:val="24"/>
              <w:szCs w:val="24"/>
              <w:lang w:val="sv-SE" w:eastAsia="zh-CN"/>
              <w14:ligatures w14:val="standardContextual"/>
            </w:rPr>
          </w:rPrChange>
        </w:rPr>
        <w:pPrChange w:id="788"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789" w:author="Nils Droste" w:date="2026-07-14T14:16:00Z" w16du:dateUtc="2026-07-14T12:16:00Z">
            <w:rPr>
              <w:rFonts w:ascii="Times New Roman" w:eastAsiaTheme="minorEastAsia" w:hAnsi="Times New Roman"/>
              <w:sz w:val="24"/>
              <w:szCs w:val="24"/>
              <w:lang w:val="sv-SE" w:eastAsia="zh-CN"/>
              <w14:ligatures w14:val="standardContextual"/>
            </w:rPr>
          </w:rPrChange>
        </w:rPr>
        <w:t xml:space="preserve">5. </w:t>
      </w:r>
      <w:r w:rsidRPr="00DB5F0B">
        <w:rPr>
          <w:rFonts w:ascii="Times New Roman" w:eastAsiaTheme="minorEastAsia" w:hAnsi="Times New Roman"/>
          <w:sz w:val="24"/>
          <w:szCs w:val="24"/>
          <w:lang w:eastAsia="zh-CN"/>
          <w14:ligatures w14:val="standardContextual"/>
          <w:rPrChange w:id="790" w:author="Nils Droste" w:date="2026-07-14T14:16:00Z" w16du:dateUtc="2026-07-14T12:16:00Z">
            <w:rPr>
              <w:rFonts w:ascii="Times New Roman" w:eastAsiaTheme="minorEastAsia" w:hAnsi="Times New Roman"/>
              <w:sz w:val="24"/>
              <w:szCs w:val="24"/>
              <w:lang w:val="sv-SE" w:eastAsia="zh-CN"/>
              <w14:ligatures w14:val="standardContextual"/>
            </w:rPr>
          </w:rPrChange>
        </w:rPr>
        <w:tab/>
        <w:t xml:space="preserve">S. Löfqvist, R. D. Garrett, J. Ghazoul, Incentives and barriers to private finance for forest and landscape restoration. </w:t>
      </w:r>
      <w:r w:rsidRPr="00DB5F0B">
        <w:rPr>
          <w:rFonts w:ascii="Times New Roman" w:eastAsiaTheme="minorEastAsia" w:hAnsi="Times New Roman"/>
          <w:i/>
          <w:iCs/>
          <w:sz w:val="24"/>
          <w:szCs w:val="24"/>
          <w:lang w:eastAsia="zh-CN"/>
          <w14:ligatures w14:val="standardContextual"/>
          <w:rPrChange w:id="791" w:author="Nils Droste" w:date="2026-07-14T14:16:00Z" w16du:dateUtc="2026-07-14T12:16:00Z">
            <w:rPr>
              <w:rFonts w:ascii="Times New Roman" w:eastAsiaTheme="minorEastAsia" w:hAnsi="Times New Roman"/>
              <w:i/>
              <w:iCs/>
              <w:sz w:val="24"/>
              <w:szCs w:val="24"/>
              <w:lang w:val="sv-SE" w:eastAsia="zh-CN"/>
              <w14:ligatures w14:val="standardContextual"/>
            </w:rPr>
          </w:rPrChange>
        </w:rPr>
        <w:t>Nat Ecol Evol</w:t>
      </w:r>
      <w:r w:rsidRPr="00DB5F0B">
        <w:rPr>
          <w:rFonts w:ascii="Times New Roman" w:eastAsiaTheme="minorEastAsia" w:hAnsi="Times New Roman"/>
          <w:sz w:val="24"/>
          <w:szCs w:val="24"/>
          <w:lang w:eastAsia="zh-CN"/>
          <w14:ligatures w14:val="standardContextual"/>
          <w:rPrChange w:id="792" w:author="Nils Droste" w:date="2026-07-14T14:16:00Z" w16du:dateUtc="2026-07-14T12:16: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793" w:author="Nils Droste" w:date="2026-07-14T14:16:00Z" w16du:dateUtc="2026-07-14T12:16:00Z">
            <w:rPr>
              <w:rFonts w:ascii="Times New Roman" w:eastAsiaTheme="minorEastAsia" w:hAnsi="Times New Roman"/>
              <w:b/>
              <w:bCs/>
              <w:sz w:val="24"/>
              <w:szCs w:val="24"/>
              <w:lang w:val="sv-SE" w:eastAsia="zh-CN"/>
              <w14:ligatures w14:val="standardContextual"/>
            </w:rPr>
          </w:rPrChange>
        </w:rPr>
        <w:t>7</w:t>
      </w:r>
      <w:r w:rsidRPr="00DB5F0B">
        <w:rPr>
          <w:rFonts w:ascii="Times New Roman" w:eastAsiaTheme="minorEastAsia" w:hAnsi="Times New Roman"/>
          <w:sz w:val="24"/>
          <w:szCs w:val="24"/>
          <w:lang w:eastAsia="zh-CN"/>
          <w14:ligatures w14:val="standardContextual"/>
          <w:rPrChange w:id="794" w:author="Nils Droste" w:date="2026-07-14T14:16:00Z" w16du:dateUtc="2026-07-14T12:16:00Z">
            <w:rPr>
              <w:rFonts w:ascii="Times New Roman" w:eastAsiaTheme="minorEastAsia" w:hAnsi="Times New Roman"/>
              <w:sz w:val="24"/>
              <w:szCs w:val="24"/>
              <w:lang w:val="sv-SE" w:eastAsia="zh-CN"/>
              <w14:ligatures w14:val="standardContextual"/>
            </w:rPr>
          </w:rPrChange>
        </w:rPr>
        <w:t>, 707–715 (2023).</w:t>
      </w:r>
    </w:p>
    <w:p w14:paraId="617D1D1D"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795" w:author="Nils Droste" w:date="2026-07-14T14:16:00Z" w16du:dateUtc="2026-07-14T12:16:00Z">
            <w:rPr>
              <w:rFonts w:ascii="Times New Roman" w:eastAsiaTheme="minorEastAsia" w:hAnsi="Times New Roman"/>
              <w:sz w:val="24"/>
              <w:szCs w:val="24"/>
              <w:lang w:val="sv-SE" w:eastAsia="zh-CN"/>
              <w14:ligatures w14:val="standardContextual"/>
            </w:rPr>
          </w:rPrChange>
        </w:rPr>
        <w:pPrChange w:id="796"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797" w:author="Nils Droste" w:date="2026-07-14T14:16:00Z" w16du:dateUtc="2026-07-14T12:16:00Z">
            <w:rPr>
              <w:rFonts w:ascii="Times New Roman" w:eastAsiaTheme="minorEastAsia" w:hAnsi="Times New Roman"/>
              <w:sz w:val="24"/>
              <w:szCs w:val="24"/>
              <w:lang w:val="sv-SE" w:eastAsia="zh-CN"/>
              <w14:ligatures w14:val="standardContextual"/>
            </w:rPr>
          </w:rPrChange>
        </w:rPr>
        <w:t xml:space="preserve">6. </w:t>
      </w:r>
      <w:r w:rsidRPr="00DB5F0B">
        <w:rPr>
          <w:rFonts w:ascii="Times New Roman" w:eastAsiaTheme="minorEastAsia" w:hAnsi="Times New Roman"/>
          <w:sz w:val="24"/>
          <w:szCs w:val="24"/>
          <w:lang w:eastAsia="zh-CN"/>
          <w14:ligatures w14:val="standardContextual"/>
          <w:rPrChange w:id="798" w:author="Nils Droste" w:date="2026-07-14T14:16:00Z" w16du:dateUtc="2026-07-14T12:16:00Z">
            <w:rPr>
              <w:rFonts w:ascii="Times New Roman" w:eastAsiaTheme="minorEastAsia" w:hAnsi="Times New Roman"/>
              <w:sz w:val="24"/>
              <w:szCs w:val="24"/>
              <w:lang w:val="sv-SE" w:eastAsia="zh-CN"/>
              <w14:ligatures w14:val="standardContextual"/>
            </w:rPr>
          </w:rPrChange>
        </w:rPr>
        <w:tab/>
        <w:t xml:space="preserve">J. Romm, S. Lezak, A. Alshamsi, Are Carbon Offsets Fixable? </w:t>
      </w:r>
      <w:r w:rsidRPr="00DB5F0B">
        <w:rPr>
          <w:rFonts w:ascii="Times New Roman" w:eastAsiaTheme="minorEastAsia" w:hAnsi="Times New Roman"/>
          <w:i/>
          <w:iCs/>
          <w:sz w:val="24"/>
          <w:szCs w:val="24"/>
          <w:lang w:eastAsia="zh-CN"/>
          <w14:ligatures w14:val="standardContextual"/>
          <w:rPrChange w:id="799" w:author="Nils Droste" w:date="2026-07-14T14:16:00Z" w16du:dateUtc="2026-07-14T12:16:00Z">
            <w:rPr>
              <w:rFonts w:ascii="Times New Roman" w:eastAsiaTheme="minorEastAsia" w:hAnsi="Times New Roman"/>
              <w:i/>
              <w:iCs/>
              <w:sz w:val="24"/>
              <w:szCs w:val="24"/>
              <w:lang w:val="sv-SE" w:eastAsia="zh-CN"/>
              <w14:ligatures w14:val="standardContextual"/>
            </w:rPr>
          </w:rPrChange>
        </w:rPr>
        <w:t>Annu. Rev. Environ. Resour.</w:t>
      </w:r>
      <w:r w:rsidRPr="00DB5F0B">
        <w:rPr>
          <w:rFonts w:ascii="Times New Roman" w:eastAsiaTheme="minorEastAsia" w:hAnsi="Times New Roman"/>
          <w:sz w:val="24"/>
          <w:szCs w:val="24"/>
          <w:lang w:eastAsia="zh-CN"/>
          <w14:ligatures w14:val="standardContextual"/>
          <w:rPrChange w:id="800" w:author="Nils Droste" w:date="2026-07-14T14:16:00Z" w16du:dateUtc="2026-07-14T12:16: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801" w:author="Nils Droste" w:date="2026-07-14T14:16:00Z" w16du:dateUtc="2026-07-14T12:16:00Z">
            <w:rPr>
              <w:rFonts w:ascii="Times New Roman" w:eastAsiaTheme="minorEastAsia" w:hAnsi="Times New Roman"/>
              <w:b/>
              <w:bCs/>
              <w:sz w:val="24"/>
              <w:szCs w:val="24"/>
              <w:lang w:val="sv-SE" w:eastAsia="zh-CN"/>
              <w14:ligatures w14:val="standardContextual"/>
            </w:rPr>
          </w:rPrChange>
        </w:rPr>
        <w:t>50</w:t>
      </w:r>
      <w:r w:rsidRPr="00DB5F0B">
        <w:rPr>
          <w:rFonts w:ascii="Times New Roman" w:eastAsiaTheme="minorEastAsia" w:hAnsi="Times New Roman"/>
          <w:sz w:val="24"/>
          <w:szCs w:val="24"/>
          <w:lang w:eastAsia="zh-CN"/>
          <w14:ligatures w14:val="standardContextual"/>
          <w:rPrChange w:id="802" w:author="Nils Droste" w:date="2026-07-14T14:16:00Z" w16du:dateUtc="2026-07-14T12:16:00Z">
            <w:rPr>
              <w:rFonts w:ascii="Times New Roman" w:eastAsiaTheme="minorEastAsia" w:hAnsi="Times New Roman"/>
              <w:sz w:val="24"/>
              <w:szCs w:val="24"/>
              <w:lang w:val="sv-SE" w:eastAsia="zh-CN"/>
              <w14:ligatures w14:val="standardContextual"/>
            </w:rPr>
          </w:rPrChange>
        </w:rPr>
        <w:t>, 649–680 (2025).</w:t>
      </w:r>
    </w:p>
    <w:p w14:paraId="17D2DDB2"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803" w:author="Nils Droste" w:date="2026-07-14T14:16:00Z" w16du:dateUtc="2026-07-14T12:16:00Z">
            <w:rPr>
              <w:rFonts w:ascii="Times New Roman" w:eastAsiaTheme="minorEastAsia" w:hAnsi="Times New Roman"/>
              <w:sz w:val="24"/>
              <w:szCs w:val="24"/>
              <w:lang w:val="sv-SE" w:eastAsia="zh-CN"/>
              <w14:ligatures w14:val="standardContextual"/>
            </w:rPr>
          </w:rPrChange>
        </w:rPr>
        <w:pPrChange w:id="804"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805" w:author="Nils Droste" w:date="2026-07-14T14:16:00Z" w16du:dateUtc="2026-07-14T12:16:00Z">
            <w:rPr>
              <w:rFonts w:ascii="Times New Roman" w:eastAsiaTheme="minorEastAsia" w:hAnsi="Times New Roman"/>
              <w:sz w:val="24"/>
              <w:szCs w:val="24"/>
              <w:lang w:val="sv-SE" w:eastAsia="zh-CN"/>
              <w14:ligatures w14:val="standardContextual"/>
            </w:rPr>
          </w:rPrChange>
        </w:rPr>
        <w:t xml:space="preserve">7. </w:t>
      </w:r>
      <w:r w:rsidRPr="00DB5F0B">
        <w:rPr>
          <w:rFonts w:ascii="Times New Roman" w:eastAsiaTheme="minorEastAsia" w:hAnsi="Times New Roman"/>
          <w:sz w:val="24"/>
          <w:szCs w:val="24"/>
          <w:lang w:eastAsia="zh-CN"/>
          <w14:ligatures w14:val="standardContextual"/>
          <w:rPrChange w:id="806" w:author="Nils Droste" w:date="2026-07-14T14:16:00Z" w16du:dateUtc="2026-07-14T12:16:00Z">
            <w:rPr>
              <w:rFonts w:ascii="Times New Roman" w:eastAsiaTheme="minorEastAsia" w:hAnsi="Times New Roman"/>
              <w:sz w:val="24"/>
              <w:szCs w:val="24"/>
              <w:lang w:val="sv-SE" w:eastAsia="zh-CN"/>
              <w14:ligatures w14:val="standardContextual"/>
            </w:rPr>
          </w:rPrChange>
        </w:rPr>
        <w:tab/>
        <w:t xml:space="preserve">T. Sterner, </w:t>
      </w:r>
      <w:r w:rsidRPr="00DB5F0B">
        <w:rPr>
          <w:rFonts w:ascii="Times New Roman" w:eastAsiaTheme="minorEastAsia" w:hAnsi="Times New Roman"/>
          <w:i/>
          <w:iCs/>
          <w:sz w:val="24"/>
          <w:szCs w:val="24"/>
          <w:lang w:eastAsia="zh-CN"/>
          <w14:ligatures w14:val="standardContextual"/>
          <w:rPrChange w:id="807" w:author="Nils Droste" w:date="2026-07-14T14:16:00Z" w16du:dateUtc="2026-07-14T12:16:00Z">
            <w:rPr>
              <w:rFonts w:ascii="Times New Roman" w:eastAsiaTheme="minorEastAsia" w:hAnsi="Times New Roman"/>
              <w:i/>
              <w:iCs/>
              <w:sz w:val="24"/>
              <w:szCs w:val="24"/>
              <w:lang w:val="sv-SE" w:eastAsia="zh-CN"/>
              <w14:ligatures w14:val="standardContextual"/>
            </w:rPr>
          </w:rPrChange>
        </w:rPr>
        <w:t>et al.</w:t>
      </w:r>
      <w:r w:rsidRPr="00DB5F0B">
        <w:rPr>
          <w:rFonts w:ascii="Times New Roman" w:eastAsiaTheme="minorEastAsia" w:hAnsi="Times New Roman"/>
          <w:sz w:val="24"/>
          <w:szCs w:val="24"/>
          <w:lang w:eastAsia="zh-CN"/>
          <w14:ligatures w14:val="standardContextual"/>
          <w:rPrChange w:id="808" w:author="Nils Droste" w:date="2026-07-14T14:16:00Z" w16du:dateUtc="2026-07-14T12:16:00Z">
            <w:rPr>
              <w:rFonts w:ascii="Times New Roman" w:eastAsiaTheme="minorEastAsia" w:hAnsi="Times New Roman"/>
              <w:sz w:val="24"/>
              <w:szCs w:val="24"/>
              <w:lang w:val="sv-SE" w:eastAsia="zh-CN"/>
              <w14:ligatures w14:val="standardContextual"/>
            </w:rPr>
          </w:rPrChange>
        </w:rPr>
        <w:t xml:space="preserve">, Policy design for the Anthropocene. </w:t>
      </w:r>
      <w:r w:rsidRPr="00DB5F0B">
        <w:rPr>
          <w:rFonts w:ascii="Times New Roman" w:eastAsiaTheme="minorEastAsia" w:hAnsi="Times New Roman"/>
          <w:i/>
          <w:iCs/>
          <w:sz w:val="24"/>
          <w:szCs w:val="24"/>
          <w:lang w:eastAsia="zh-CN"/>
          <w14:ligatures w14:val="standardContextual"/>
          <w:rPrChange w:id="809" w:author="Nils Droste" w:date="2026-07-14T14:16:00Z" w16du:dateUtc="2026-07-14T12:16:00Z">
            <w:rPr>
              <w:rFonts w:ascii="Times New Roman" w:eastAsiaTheme="minorEastAsia" w:hAnsi="Times New Roman"/>
              <w:i/>
              <w:iCs/>
              <w:sz w:val="24"/>
              <w:szCs w:val="24"/>
              <w:lang w:val="sv-SE" w:eastAsia="zh-CN"/>
              <w14:ligatures w14:val="standardContextual"/>
            </w:rPr>
          </w:rPrChange>
        </w:rPr>
        <w:t>Nat Sustain</w:t>
      </w:r>
      <w:r w:rsidRPr="00DB5F0B">
        <w:rPr>
          <w:rFonts w:ascii="Times New Roman" w:eastAsiaTheme="minorEastAsia" w:hAnsi="Times New Roman"/>
          <w:sz w:val="24"/>
          <w:szCs w:val="24"/>
          <w:lang w:eastAsia="zh-CN"/>
          <w14:ligatures w14:val="standardContextual"/>
          <w:rPrChange w:id="810" w:author="Nils Droste" w:date="2026-07-14T14:16:00Z" w16du:dateUtc="2026-07-14T12:16: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811" w:author="Nils Droste" w:date="2026-07-14T14:16:00Z" w16du:dateUtc="2026-07-14T12:16:00Z">
            <w:rPr>
              <w:rFonts w:ascii="Times New Roman" w:eastAsiaTheme="minorEastAsia" w:hAnsi="Times New Roman"/>
              <w:b/>
              <w:bCs/>
              <w:sz w:val="24"/>
              <w:szCs w:val="24"/>
              <w:lang w:val="sv-SE" w:eastAsia="zh-CN"/>
              <w14:ligatures w14:val="standardContextual"/>
            </w:rPr>
          </w:rPrChange>
        </w:rPr>
        <w:t>2</w:t>
      </w:r>
      <w:r w:rsidRPr="00DB5F0B">
        <w:rPr>
          <w:rFonts w:ascii="Times New Roman" w:eastAsiaTheme="minorEastAsia" w:hAnsi="Times New Roman"/>
          <w:sz w:val="24"/>
          <w:szCs w:val="24"/>
          <w:lang w:eastAsia="zh-CN"/>
          <w14:ligatures w14:val="standardContextual"/>
          <w:rPrChange w:id="812" w:author="Nils Droste" w:date="2026-07-14T14:16:00Z" w16du:dateUtc="2026-07-14T12:16:00Z">
            <w:rPr>
              <w:rFonts w:ascii="Times New Roman" w:eastAsiaTheme="minorEastAsia" w:hAnsi="Times New Roman"/>
              <w:sz w:val="24"/>
              <w:szCs w:val="24"/>
              <w:lang w:val="sv-SE" w:eastAsia="zh-CN"/>
              <w14:ligatures w14:val="standardContextual"/>
            </w:rPr>
          </w:rPrChange>
        </w:rPr>
        <w:t>, 14–21 (2019).</w:t>
      </w:r>
    </w:p>
    <w:p w14:paraId="0F8FA852"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813"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814"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815" w:author="Nils Droste" w:date="2026-07-14T14:16:00Z" w16du:dateUtc="2026-07-14T12:16:00Z">
            <w:rPr>
              <w:rFonts w:ascii="Times New Roman" w:eastAsiaTheme="minorEastAsia" w:hAnsi="Times New Roman"/>
              <w:sz w:val="24"/>
              <w:szCs w:val="24"/>
              <w:lang w:val="sv-SE" w:eastAsia="zh-CN"/>
              <w14:ligatures w14:val="standardContextual"/>
            </w:rPr>
          </w:rPrChange>
        </w:rPr>
        <w:t xml:space="preserve">8. </w:t>
      </w:r>
      <w:r w:rsidRPr="00DB5F0B">
        <w:rPr>
          <w:rFonts w:ascii="Times New Roman" w:eastAsiaTheme="minorEastAsia" w:hAnsi="Times New Roman"/>
          <w:sz w:val="24"/>
          <w:szCs w:val="24"/>
          <w:lang w:eastAsia="zh-CN"/>
          <w14:ligatures w14:val="standardContextual"/>
          <w:rPrChange w:id="816" w:author="Nils Droste" w:date="2026-07-14T14:16:00Z" w16du:dateUtc="2026-07-14T12:16:00Z">
            <w:rPr>
              <w:rFonts w:ascii="Times New Roman" w:eastAsiaTheme="minorEastAsia" w:hAnsi="Times New Roman"/>
              <w:sz w:val="24"/>
              <w:szCs w:val="24"/>
              <w:lang w:val="sv-SE" w:eastAsia="zh-CN"/>
              <w14:ligatures w14:val="standardContextual"/>
            </w:rPr>
          </w:rPrChange>
        </w:rPr>
        <w:tab/>
        <w:t xml:space="preserve">S. Wunder, </w:t>
      </w:r>
      <w:r w:rsidRPr="00DB5F0B">
        <w:rPr>
          <w:rFonts w:ascii="Times New Roman" w:eastAsiaTheme="minorEastAsia" w:hAnsi="Times New Roman"/>
          <w:i/>
          <w:iCs/>
          <w:sz w:val="24"/>
          <w:szCs w:val="24"/>
          <w:lang w:eastAsia="zh-CN"/>
          <w14:ligatures w14:val="standardContextual"/>
          <w:rPrChange w:id="817" w:author="Nils Droste" w:date="2026-07-14T14:16:00Z" w16du:dateUtc="2026-07-14T12:16:00Z">
            <w:rPr>
              <w:rFonts w:ascii="Times New Roman" w:eastAsiaTheme="minorEastAsia" w:hAnsi="Times New Roman"/>
              <w:i/>
              <w:iCs/>
              <w:sz w:val="24"/>
              <w:szCs w:val="24"/>
              <w:lang w:val="sv-SE" w:eastAsia="zh-CN"/>
              <w14:ligatures w14:val="standardContextual"/>
            </w:rPr>
          </w:rPrChange>
        </w:rPr>
        <w:t>et al.</w:t>
      </w:r>
      <w:r w:rsidRPr="00DB5F0B">
        <w:rPr>
          <w:rFonts w:ascii="Times New Roman" w:eastAsiaTheme="minorEastAsia" w:hAnsi="Times New Roman"/>
          <w:sz w:val="24"/>
          <w:szCs w:val="24"/>
          <w:lang w:eastAsia="zh-CN"/>
          <w14:ligatures w14:val="standardContextual"/>
          <w:rPrChange w:id="818" w:author="Nils Droste" w:date="2026-07-14T14:16:00Z" w16du:dateUtc="2026-07-14T12:16:00Z">
            <w:rPr>
              <w:rFonts w:ascii="Times New Roman" w:eastAsiaTheme="minorEastAsia" w:hAnsi="Times New Roman"/>
              <w:sz w:val="24"/>
              <w:szCs w:val="24"/>
              <w:lang w:val="sv-SE" w:eastAsia="zh-CN"/>
              <w14:ligatures w14:val="standardContextual"/>
            </w:rPr>
          </w:rPrChange>
        </w:rPr>
        <w:t xml:space="preserve">, Biodiversity Credits: An Overview of the Current State, Future Opportunities, and Potential Pitfalls. </w:t>
      </w:r>
      <w:r w:rsidRPr="00DB5F0B">
        <w:rPr>
          <w:rFonts w:ascii="Times New Roman" w:eastAsiaTheme="minorEastAsia" w:hAnsi="Times New Roman"/>
          <w:i/>
          <w:iCs/>
          <w:sz w:val="24"/>
          <w:szCs w:val="24"/>
          <w:lang w:eastAsia="zh-CN"/>
          <w14:ligatures w14:val="standardContextual"/>
          <w:rPrChange w:id="819" w:author="Nils Droste" w:date="2026-07-14T14:17:00Z" w16du:dateUtc="2026-07-14T12:17:00Z">
            <w:rPr>
              <w:rFonts w:ascii="Times New Roman" w:eastAsiaTheme="minorEastAsia" w:hAnsi="Times New Roman"/>
              <w:i/>
              <w:iCs/>
              <w:sz w:val="24"/>
              <w:szCs w:val="24"/>
              <w:lang w:val="sv-SE" w:eastAsia="zh-CN"/>
              <w14:ligatures w14:val="standardContextual"/>
            </w:rPr>
          </w:rPrChange>
        </w:rPr>
        <w:t>Bus Strat Env</w:t>
      </w:r>
      <w:r w:rsidRPr="00DB5F0B">
        <w:rPr>
          <w:rFonts w:ascii="Times New Roman" w:eastAsiaTheme="minorEastAsia" w:hAnsi="Times New Roman"/>
          <w:sz w:val="24"/>
          <w:szCs w:val="24"/>
          <w:lang w:eastAsia="zh-CN"/>
          <w14:ligatures w14:val="standardContextual"/>
          <w:rPrChange w:id="820"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821" w:author="Nils Droste" w:date="2026-07-14T14:17:00Z" w16du:dateUtc="2026-07-14T12:17:00Z">
            <w:rPr>
              <w:rFonts w:ascii="Times New Roman" w:eastAsiaTheme="minorEastAsia" w:hAnsi="Times New Roman"/>
              <w:b/>
              <w:bCs/>
              <w:sz w:val="24"/>
              <w:szCs w:val="24"/>
              <w:lang w:val="sv-SE" w:eastAsia="zh-CN"/>
              <w14:ligatures w14:val="standardContextual"/>
            </w:rPr>
          </w:rPrChange>
        </w:rPr>
        <w:t>34</w:t>
      </w:r>
      <w:r w:rsidRPr="00DB5F0B">
        <w:rPr>
          <w:rFonts w:ascii="Times New Roman" w:eastAsiaTheme="minorEastAsia" w:hAnsi="Times New Roman"/>
          <w:sz w:val="24"/>
          <w:szCs w:val="24"/>
          <w:lang w:eastAsia="zh-CN"/>
          <w14:ligatures w14:val="standardContextual"/>
          <w:rPrChange w:id="822" w:author="Nils Droste" w:date="2026-07-14T14:17:00Z" w16du:dateUtc="2026-07-14T12:17:00Z">
            <w:rPr>
              <w:rFonts w:ascii="Times New Roman" w:eastAsiaTheme="minorEastAsia" w:hAnsi="Times New Roman"/>
              <w:sz w:val="24"/>
              <w:szCs w:val="24"/>
              <w:lang w:val="sv-SE" w:eastAsia="zh-CN"/>
              <w14:ligatures w14:val="standardContextual"/>
            </w:rPr>
          </w:rPrChange>
        </w:rPr>
        <w:t>, 8470–8499 (2025).</w:t>
      </w:r>
    </w:p>
    <w:p w14:paraId="1538FD2D"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823"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824"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825"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9. </w:t>
      </w:r>
      <w:r w:rsidRPr="00DB5F0B">
        <w:rPr>
          <w:rFonts w:ascii="Times New Roman" w:eastAsiaTheme="minorEastAsia" w:hAnsi="Times New Roman"/>
          <w:sz w:val="24"/>
          <w:szCs w:val="24"/>
          <w:lang w:eastAsia="zh-CN"/>
          <w14:ligatures w14:val="standardContextual"/>
          <w:rPrChange w:id="826"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S. Wunder, </w:t>
      </w:r>
      <w:r w:rsidRPr="00DB5F0B">
        <w:rPr>
          <w:rFonts w:ascii="Times New Roman" w:eastAsiaTheme="minorEastAsia" w:hAnsi="Times New Roman"/>
          <w:i/>
          <w:iCs/>
          <w:sz w:val="24"/>
          <w:szCs w:val="24"/>
          <w:lang w:eastAsia="zh-CN"/>
          <w14:ligatures w14:val="standardContextual"/>
          <w:rPrChange w:id="827" w:author="Nils Droste" w:date="2026-07-14T14:17:00Z" w16du:dateUtc="2026-07-14T12:17:00Z">
            <w:rPr>
              <w:rFonts w:ascii="Times New Roman" w:eastAsiaTheme="minorEastAsia" w:hAnsi="Times New Roman"/>
              <w:i/>
              <w:iCs/>
              <w:sz w:val="24"/>
              <w:szCs w:val="24"/>
              <w:lang w:val="sv-SE" w:eastAsia="zh-CN"/>
              <w14:ligatures w14:val="standardContextual"/>
            </w:rPr>
          </w:rPrChange>
        </w:rPr>
        <w:t>et al.</w:t>
      </w:r>
      <w:r w:rsidRPr="00DB5F0B">
        <w:rPr>
          <w:rFonts w:ascii="Times New Roman" w:eastAsiaTheme="minorEastAsia" w:hAnsi="Times New Roman"/>
          <w:sz w:val="24"/>
          <w:szCs w:val="24"/>
          <w:lang w:eastAsia="zh-CN"/>
          <w14:ligatures w14:val="standardContextual"/>
          <w:rPrChange w:id="828"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From principles to practice in paying for nature’s services. </w:t>
      </w:r>
      <w:r w:rsidRPr="00DB5F0B">
        <w:rPr>
          <w:rFonts w:ascii="Times New Roman" w:eastAsiaTheme="minorEastAsia" w:hAnsi="Times New Roman"/>
          <w:i/>
          <w:iCs/>
          <w:sz w:val="24"/>
          <w:szCs w:val="24"/>
          <w:lang w:eastAsia="zh-CN"/>
          <w14:ligatures w14:val="standardContextual"/>
          <w:rPrChange w:id="829" w:author="Nils Droste" w:date="2026-07-14T14:17:00Z" w16du:dateUtc="2026-07-14T12:17:00Z">
            <w:rPr>
              <w:rFonts w:ascii="Times New Roman" w:eastAsiaTheme="minorEastAsia" w:hAnsi="Times New Roman"/>
              <w:i/>
              <w:iCs/>
              <w:sz w:val="24"/>
              <w:szCs w:val="24"/>
              <w:lang w:val="sv-SE" w:eastAsia="zh-CN"/>
              <w14:ligatures w14:val="standardContextual"/>
            </w:rPr>
          </w:rPrChange>
        </w:rPr>
        <w:t>Nat Sustain</w:t>
      </w:r>
      <w:r w:rsidRPr="00DB5F0B">
        <w:rPr>
          <w:rFonts w:ascii="Times New Roman" w:eastAsiaTheme="minorEastAsia" w:hAnsi="Times New Roman"/>
          <w:sz w:val="24"/>
          <w:szCs w:val="24"/>
          <w:lang w:eastAsia="zh-CN"/>
          <w14:ligatures w14:val="standardContextual"/>
          <w:rPrChange w:id="830"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831" w:author="Nils Droste" w:date="2026-07-14T14:17:00Z" w16du:dateUtc="2026-07-14T12:17:00Z">
            <w:rPr>
              <w:rFonts w:ascii="Times New Roman" w:eastAsiaTheme="minorEastAsia" w:hAnsi="Times New Roman"/>
              <w:b/>
              <w:bCs/>
              <w:sz w:val="24"/>
              <w:szCs w:val="24"/>
              <w:lang w:val="sv-SE" w:eastAsia="zh-CN"/>
              <w14:ligatures w14:val="standardContextual"/>
            </w:rPr>
          </w:rPrChange>
        </w:rPr>
        <w:t>1</w:t>
      </w:r>
      <w:r w:rsidRPr="00DB5F0B">
        <w:rPr>
          <w:rFonts w:ascii="Times New Roman" w:eastAsiaTheme="minorEastAsia" w:hAnsi="Times New Roman"/>
          <w:sz w:val="24"/>
          <w:szCs w:val="24"/>
          <w:lang w:eastAsia="zh-CN"/>
          <w14:ligatures w14:val="standardContextual"/>
          <w:rPrChange w:id="832" w:author="Nils Droste" w:date="2026-07-14T14:17:00Z" w16du:dateUtc="2026-07-14T12:17:00Z">
            <w:rPr>
              <w:rFonts w:ascii="Times New Roman" w:eastAsiaTheme="minorEastAsia" w:hAnsi="Times New Roman"/>
              <w:sz w:val="24"/>
              <w:szCs w:val="24"/>
              <w:lang w:val="sv-SE" w:eastAsia="zh-CN"/>
              <w14:ligatures w14:val="standardContextual"/>
            </w:rPr>
          </w:rPrChange>
        </w:rPr>
        <w:t>, 145–150 (2018).</w:t>
      </w:r>
    </w:p>
    <w:p w14:paraId="46556158"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833"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834"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835"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10. </w:t>
      </w:r>
      <w:r w:rsidRPr="00DB5F0B">
        <w:rPr>
          <w:rFonts w:ascii="Times New Roman" w:eastAsiaTheme="minorEastAsia" w:hAnsi="Times New Roman"/>
          <w:sz w:val="24"/>
          <w:szCs w:val="24"/>
          <w:lang w:eastAsia="zh-CN"/>
          <w14:ligatures w14:val="standardContextual"/>
          <w:rPrChange w:id="836"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N. Scherpenhuijzen, </w:t>
      </w:r>
      <w:r w:rsidRPr="00DB5F0B">
        <w:rPr>
          <w:rFonts w:ascii="Times New Roman" w:eastAsiaTheme="minorEastAsia" w:hAnsi="Times New Roman"/>
          <w:i/>
          <w:iCs/>
          <w:sz w:val="24"/>
          <w:szCs w:val="24"/>
          <w:lang w:eastAsia="zh-CN"/>
          <w14:ligatures w14:val="standardContextual"/>
          <w:rPrChange w:id="837" w:author="Nils Droste" w:date="2026-07-14T14:17:00Z" w16du:dateUtc="2026-07-14T12:17:00Z">
            <w:rPr>
              <w:rFonts w:ascii="Times New Roman" w:eastAsiaTheme="minorEastAsia" w:hAnsi="Times New Roman"/>
              <w:i/>
              <w:iCs/>
              <w:sz w:val="24"/>
              <w:szCs w:val="24"/>
              <w:lang w:val="sv-SE" w:eastAsia="zh-CN"/>
              <w14:ligatures w14:val="standardContextual"/>
            </w:rPr>
          </w:rPrChange>
        </w:rPr>
        <w:t>et al.</w:t>
      </w:r>
      <w:r w:rsidRPr="00DB5F0B">
        <w:rPr>
          <w:rFonts w:ascii="Times New Roman" w:eastAsiaTheme="minorEastAsia" w:hAnsi="Times New Roman"/>
          <w:sz w:val="24"/>
          <w:szCs w:val="24"/>
          <w:lang w:eastAsia="zh-CN"/>
          <w14:ligatures w14:val="standardContextual"/>
          <w:rPrChange w:id="838"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Mapping forest management regimes in Europe. </w:t>
      </w:r>
      <w:r w:rsidRPr="00DB5F0B">
        <w:rPr>
          <w:rFonts w:ascii="Times New Roman" w:eastAsiaTheme="minorEastAsia" w:hAnsi="Times New Roman"/>
          <w:i/>
          <w:iCs/>
          <w:sz w:val="24"/>
          <w:szCs w:val="24"/>
          <w:lang w:eastAsia="zh-CN"/>
          <w14:ligatures w14:val="standardContextual"/>
          <w:rPrChange w:id="839" w:author="Nils Droste" w:date="2026-07-14T14:17:00Z" w16du:dateUtc="2026-07-14T12:17:00Z">
            <w:rPr>
              <w:rFonts w:ascii="Times New Roman" w:eastAsiaTheme="minorEastAsia" w:hAnsi="Times New Roman"/>
              <w:i/>
              <w:iCs/>
              <w:sz w:val="24"/>
              <w:szCs w:val="24"/>
              <w:lang w:val="sv-SE" w:eastAsia="zh-CN"/>
              <w14:ligatures w14:val="standardContextual"/>
            </w:rPr>
          </w:rPrChange>
        </w:rPr>
        <w:t>Forest Ecology and Management</w:t>
      </w:r>
      <w:r w:rsidRPr="00DB5F0B">
        <w:rPr>
          <w:rFonts w:ascii="Times New Roman" w:eastAsiaTheme="minorEastAsia" w:hAnsi="Times New Roman"/>
          <w:sz w:val="24"/>
          <w:szCs w:val="24"/>
          <w:lang w:eastAsia="zh-CN"/>
          <w14:ligatures w14:val="standardContextual"/>
          <w:rPrChange w:id="840"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841" w:author="Nils Droste" w:date="2026-07-14T14:17:00Z" w16du:dateUtc="2026-07-14T12:17:00Z">
            <w:rPr>
              <w:rFonts w:ascii="Times New Roman" w:eastAsiaTheme="minorEastAsia" w:hAnsi="Times New Roman"/>
              <w:b/>
              <w:bCs/>
              <w:sz w:val="24"/>
              <w:szCs w:val="24"/>
              <w:lang w:val="sv-SE" w:eastAsia="zh-CN"/>
              <w14:ligatures w14:val="standardContextual"/>
            </w:rPr>
          </w:rPrChange>
        </w:rPr>
        <w:t>594</w:t>
      </w:r>
      <w:r w:rsidRPr="00DB5F0B">
        <w:rPr>
          <w:rFonts w:ascii="Times New Roman" w:eastAsiaTheme="minorEastAsia" w:hAnsi="Times New Roman"/>
          <w:sz w:val="24"/>
          <w:szCs w:val="24"/>
          <w:lang w:eastAsia="zh-CN"/>
          <w14:ligatures w14:val="standardContextual"/>
          <w:rPrChange w:id="842" w:author="Nils Droste" w:date="2026-07-14T14:17:00Z" w16du:dateUtc="2026-07-14T12:17:00Z">
            <w:rPr>
              <w:rFonts w:ascii="Times New Roman" w:eastAsiaTheme="minorEastAsia" w:hAnsi="Times New Roman"/>
              <w:sz w:val="24"/>
              <w:szCs w:val="24"/>
              <w:lang w:val="sv-SE" w:eastAsia="zh-CN"/>
              <w14:ligatures w14:val="standardContextual"/>
            </w:rPr>
          </w:rPrChange>
        </w:rPr>
        <w:t>, 122940 (2025).</w:t>
      </w:r>
    </w:p>
    <w:p w14:paraId="54843712"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843"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844"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845"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11. </w:t>
      </w:r>
      <w:r w:rsidRPr="00DB5F0B">
        <w:rPr>
          <w:rFonts w:ascii="Times New Roman" w:eastAsiaTheme="minorEastAsia" w:hAnsi="Times New Roman"/>
          <w:sz w:val="24"/>
          <w:szCs w:val="24"/>
          <w:lang w:eastAsia="zh-CN"/>
          <w14:ligatures w14:val="standardContextual"/>
          <w:rPrChange w:id="846"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T. R. M. Bakx, C. Akselsson, N. Droste, W. Lidberg, R. Trubins, Riparian buffer zones in production forests create unequal costs among forest owners. </w:t>
      </w:r>
      <w:r w:rsidRPr="00DB5F0B">
        <w:rPr>
          <w:rFonts w:ascii="Times New Roman" w:eastAsiaTheme="minorEastAsia" w:hAnsi="Times New Roman"/>
          <w:i/>
          <w:iCs/>
          <w:sz w:val="24"/>
          <w:szCs w:val="24"/>
          <w:lang w:eastAsia="zh-CN"/>
          <w14:ligatures w14:val="standardContextual"/>
          <w:rPrChange w:id="847" w:author="Nils Droste" w:date="2026-07-14T14:17:00Z" w16du:dateUtc="2026-07-14T12:17:00Z">
            <w:rPr>
              <w:rFonts w:ascii="Times New Roman" w:eastAsiaTheme="minorEastAsia" w:hAnsi="Times New Roman"/>
              <w:i/>
              <w:iCs/>
              <w:sz w:val="24"/>
              <w:szCs w:val="24"/>
              <w:lang w:val="sv-SE" w:eastAsia="zh-CN"/>
              <w14:ligatures w14:val="standardContextual"/>
            </w:rPr>
          </w:rPrChange>
        </w:rPr>
        <w:t>Eur J Forest Res</w:t>
      </w:r>
      <w:r w:rsidRPr="00DB5F0B">
        <w:rPr>
          <w:rFonts w:ascii="Times New Roman" w:eastAsiaTheme="minorEastAsia" w:hAnsi="Times New Roman"/>
          <w:sz w:val="24"/>
          <w:szCs w:val="24"/>
          <w:lang w:eastAsia="zh-CN"/>
          <w14:ligatures w14:val="standardContextual"/>
          <w:rPrChange w:id="848"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849" w:author="Nils Droste" w:date="2026-07-14T14:17:00Z" w16du:dateUtc="2026-07-14T12:17:00Z">
            <w:rPr>
              <w:rFonts w:ascii="Times New Roman" w:eastAsiaTheme="minorEastAsia" w:hAnsi="Times New Roman"/>
              <w:b/>
              <w:bCs/>
              <w:sz w:val="24"/>
              <w:szCs w:val="24"/>
              <w:lang w:val="sv-SE" w:eastAsia="zh-CN"/>
              <w14:ligatures w14:val="standardContextual"/>
            </w:rPr>
          </w:rPrChange>
        </w:rPr>
        <w:t>143</w:t>
      </w:r>
      <w:r w:rsidRPr="00DB5F0B">
        <w:rPr>
          <w:rFonts w:ascii="Times New Roman" w:eastAsiaTheme="minorEastAsia" w:hAnsi="Times New Roman"/>
          <w:sz w:val="24"/>
          <w:szCs w:val="24"/>
          <w:lang w:eastAsia="zh-CN"/>
          <w14:ligatures w14:val="standardContextual"/>
          <w:rPrChange w:id="850" w:author="Nils Droste" w:date="2026-07-14T14:17:00Z" w16du:dateUtc="2026-07-14T12:17:00Z">
            <w:rPr>
              <w:rFonts w:ascii="Times New Roman" w:eastAsiaTheme="minorEastAsia" w:hAnsi="Times New Roman"/>
              <w:sz w:val="24"/>
              <w:szCs w:val="24"/>
              <w:lang w:val="sv-SE" w:eastAsia="zh-CN"/>
              <w14:ligatures w14:val="standardContextual"/>
            </w:rPr>
          </w:rPrChange>
        </w:rPr>
        <w:t>, 1035–1046 (2024).</w:t>
      </w:r>
    </w:p>
    <w:p w14:paraId="6F41A007"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851"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852"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853"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12. </w:t>
      </w:r>
      <w:r w:rsidRPr="00DB5F0B">
        <w:rPr>
          <w:rFonts w:ascii="Times New Roman" w:eastAsiaTheme="minorEastAsia" w:hAnsi="Times New Roman"/>
          <w:sz w:val="24"/>
          <w:szCs w:val="24"/>
          <w:lang w:eastAsia="zh-CN"/>
          <w14:ligatures w14:val="standardContextual"/>
          <w:rPrChange w:id="854"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I. M. Hertog, S. Brogaard, T. Krause, Barriers to expanding continuous cover forestry in Sweden for delivering multiple ecosystem services. </w:t>
      </w:r>
      <w:r w:rsidRPr="00DB5F0B">
        <w:rPr>
          <w:rFonts w:ascii="Times New Roman" w:eastAsiaTheme="minorEastAsia" w:hAnsi="Times New Roman"/>
          <w:i/>
          <w:iCs/>
          <w:sz w:val="24"/>
          <w:szCs w:val="24"/>
          <w:lang w:eastAsia="zh-CN"/>
          <w14:ligatures w14:val="standardContextual"/>
          <w:rPrChange w:id="855" w:author="Nils Droste" w:date="2026-07-14T14:17:00Z" w16du:dateUtc="2026-07-14T12:17:00Z">
            <w:rPr>
              <w:rFonts w:ascii="Times New Roman" w:eastAsiaTheme="minorEastAsia" w:hAnsi="Times New Roman"/>
              <w:i/>
              <w:iCs/>
              <w:sz w:val="24"/>
              <w:szCs w:val="24"/>
              <w:lang w:val="sv-SE" w:eastAsia="zh-CN"/>
              <w14:ligatures w14:val="standardContextual"/>
            </w:rPr>
          </w:rPrChange>
        </w:rPr>
        <w:t>Ecosystem Services</w:t>
      </w:r>
      <w:r w:rsidRPr="00DB5F0B">
        <w:rPr>
          <w:rFonts w:ascii="Times New Roman" w:eastAsiaTheme="minorEastAsia" w:hAnsi="Times New Roman"/>
          <w:sz w:val="24"/>
          <w:szCs w:val="24"/>
          <w:lang w:eastAsia="zh-CN"/>
          <w14:ligatures w14:val="standardContextual"/>
          <w:rPrChange w:id="856"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857" w:author="Nils Droste" w:date="2026-07-14T14:17:00Z" w16du:dateUtc="2026-07-14T12:17:00Z">
            <w:rPr>
              <w:rFonts w:ascii="Times New Roman" w:eastAsiaTheme="minorEastAsia" w:hAnsi="Times New Roman"/>
              <w:b/>
              <w:bCs/>
              <w:sz w:val="24"/>
              <w:szCs w:val="24"/>
              <w:lang w:val="sv-SE" w:eastAsia="zh-CN"/>
              <w14:ligatures w14:val="standardContextual"/>
            </w:rPr>
          </w:rPrChange>
        </w:rPr>
        <w:t>53</w:t>
      </w:r>
      <w:r w:rsidRPr="00DB5F0B">
        <w:rPr>
          <w:rFonts w:ascii="Times New Roman" w:eastAsiaTheme="minorEastAsia" w:hAnsi="Times New Roman"/>
          <w:sz w:val="24"/>
          <w:szCs w:val="24"/>
          <w:lang w:eastAsia="zh-CN"/>
          <w14:ligatures w14:val="standardContextual"/>
          <w:rPrChange w:id="858" w:author="Nils Droste" w:date="2026-07-14T14:17:00Z" w16du:dateUtc="2026-07-14T12:17:00Z">
            <w:rPr>
              <w:rFonts w:ascii="Times New Roman" w:eastAsiaTheme="minorEastAsia" w:hAnsi="Times New Roman"/>
              <w:sz w:val="24"/>
              <w:szCs w:val="24"/>
              <w:lang w:val="sv-SE" w:eastAsia="zh-CN"/>
              <w14:ligatures w14:val="standardContextual"/>
            </w:rPr>
          </w:rPrChange>
        </w:rPr>
        <w:t>, 101392 (2022).</w:t>
      </w:r>
    </w:p>
    <w:p w14:paraId="43A51B5D"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859"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860"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861" w:author="Nils Droste" w:date="2026-07-14T14:17:00Z" w16du:dateUtc="2026-07-14T12:17:00Z">
            <w:rPr>
              <w:rFonts w:ascii="Times New Roman" w:eastAsiaTheme="minorEastAsia" w:hAnsi="Times New Roman"/>
              <w:sz w:val="24"/>
              <w:szCs w:val="24"/>
              <w:lang w:val="sv-SE" w:eastAsia="zh-CN"/>
              <w14:ligatures w14:val="standardContextual"/>
            </w:rPr>
          </w:rPrChange>
        </w:rPr>
        <w:lastRenderedPageBreak/>
        <w:t xml:space="preserve">13. </w:t>
      </w:r>
      <w:r w:rsidRPr="00DB5F0B">
        <w:rPr>
          <w:rFonts w:ascii="Times New Roman" w:eastAsiaTheme="minorEastAsia" w:hAnsi="Times New Roman"/>
          <w:sz w:val="24"/>
          <w:szCs w:val="24"/>
          <w:lang w:eastAsia="zh-CN"/>
          <w14:ligatures w14:val="standardContextual"/>
          <w:rPrChange w:id="862"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H. Laudon, </w:t>
      </w:r>
      <w:r w:rsidRPr="00DB5F0B">
        <w:rPr>
          <w:rFonts w:ascii="Times New Roman" w:eastAsiaTheme="minorEastAsia" w:hAnsi="Times New Roman"/>
          <w:i/>
          <w:iCs/>
          <w:sz w:val="24"/>
          <w:szCs w:val="24"/>
          <w:lang w:eastAsia="zh-CN"/>
          <w14:ligatures w14:val="standardContextual"/>
          <w:rPrChange w:id="863" w:author="Nils Droste" w:date="2026-07-14T14:17:00Z" w16du:dateUtc="2026-07-14T12:17:00Z">
            <w:rPr>
              <w:rFonts w:ascii="Times New Roman" w:eastAsiaTheme="minorEastAsia" w:hAnsi="Times New Roman"/>
              <w:i/>
              <w:iCs/>
              <w:sz w:val="24"/>
              <w:szCs w:val="24"/>
              <w:lang w:val="sv-SE" w:eastAsia="zh-CN"/>
              <w14:ligatures w14:val="standardContextual"/>
            </w:rPr>
          </w:rPrChange>
        </w:rPr>
        <w:t>et al.</w:t>
      </w:r>
      <w:r w:rsidRPr="00DB5F0B">
        <w:rPr>
          <w:rFonts w:ascii="Times New Roman" w:eastAsiaTheme="minorEastAsia" w:hAnsi="Times New Roman"/>
          <w:sz w:val="24"/>
          <w:szCs w:val="24"/>
          <w:lang w:eastAsia="zh-CN"/>
          <w14:ligatures w14:val="standardContextual"/>
          <w:rPrChange w:id="864"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Consequences of rewetting and ditch cleaning on hydrology, water quality and greenhouse gas balance in a drained northern landscape. </w:t>
      </w:r>
      <w:r w:rsidRPr="00DB5F0B">
        <w:rPr>
          <w:rFonts w:ascii="Times New Roman" w:eastAsiaTheme="minorEastAsia" w:hAnsi="Times New Roman"/>
          <w:i/>
          <w:iCs/>
          <w:sz w:val="24"/>
          <w:szCs w:val="24"/>
          <w:lang w:eastAsia="zh-CN"/>
          <w14:ligatures w14:val="standardContextual"/>
          <w:rPrChange w:id="865" w:author="Nils Droste" w:date="2026-07-14T14:17:00Z" w16du:dateUtc="2026-07-14T12:17:00Z">
            <w:rPr>
              <w:rFonts w:ascii="Times New Roman" w:eastAsiaTheme="minorEastAsia" w:hAnsi="Times New Roman"/>
              <w:i/>
              <w:iCs/>
              <w:sz w:val="24"/>
              <w:szCs w:val="24"/>
              <w:lang w:val="sv-SE" w:eastAsia="zh-CN"/>
              <w14:ligatures w14:val="standardContextual"/>
            </w:rPr>
          </w:rPrChange>
        </w:rPr>
        <w:t>Sci Rep</w:t>
      </w:r>
      <w:r w:rsidRPr="00DB5F0B">
        <w:rPr>
          <w:rFonts w:ascii="Times New Roman" w:eastAsiaTheme="minorEastAsia" w:hAnsi="Times New Roman"/>
          <w:sz w:val="24"/>
          <w:szCs w:val="24"/>
          <w:lang w:eastAsia="zh-CN"/>
          <w14:ligatures w14:val="standardContextual"/>
          <w:rPrChange w:id="866"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867" w:author="Nils Droste" w:date="2026-07-14T14:17:00Z" w16du:dateUtc="2026-07-14T12:17:00Z">
            <w:rPr>
              <w:rFonts w:ascii="Times New Roman" w:eastAsiaTheme="minorEastAsia" w:hAnsi="Times New Roman"/>
              <w:b/>
              <w:bCs/>
              <w:sz w:val="24"/>
              <w:szCs w:val="24"/>
              <w:lang w:val="sv-SE" w:eastAsia="zh-CN"/>
              <w14:ligatures w14:val="standardContextual"/>
            </w:rPr>
          </w:rPrChange>
        </w:rPr>
        <w:t>13</w:t>
      </w:r>
      <w:r w:rsidRPr="00DB5F0B">
        <w:rPr>
          <w:rFonts w:ascii="Times New Roman" w:eastAsiaTheme="minorEastAsia" w:hAnsi="Times New Roman"/>
          <w:sz w:val="24"/>
          <w:szCs w:val="24"/>
          <w:lang w:eastAsia="zh-CN"/>
          <w14:ligatures w14:val="standardContextual"/>
          <w:rPrChange w:id="868" w:author="Nils Droste" w:date="2026-07-14T14:17:00Z" w16du:dateUtc="2026-07-14T12:17:00Z">
            <w:rPr>
              <w:rFonts w:ascii="Times New Roman" w:eastAsiaTheme="minorEastAsia" w:hAnsi="Times New Roman"/>
              <w:sz w:val="24"/>
              <w:szCs w:val="24"/>
              <w:lang w:val="sv-SE" w:eastAsia="zh-CN"/>
              <w14:ligatures w14:val="standardContextual"/>
            </w:rPr>
          </w:rPrChange>
        </w:rPr>
        <w:t>, 20218 (2023).</w:t>
      </w:r>
    </w:p>
    <w:p w14:paraId="30178B23"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869"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870"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871"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14. </w:t>
      </w:r>
      <w:r w:rsidRPr="00DB5F0B">
        <w:rPr>
          <w:rFonts w:ascii="Times New Roman" w:eastAsiaTheme="minorEastAsia" w:hAnsi="Times New Roman"/>
          <w:sz w:val="24"/>
          <w:szCs w:val="24"/>
          <w:lang w:eastAsia="zh-CN"/>
          <w14:ligatures w14:val="standardContextual"/>
          <w:rPrChange w:id="872"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L. A. Venier, </w:t>
      </w:r>
      <w:r w:rsidRPr="00DB5F0B">
        <w:rPr>
          <w:rFonts w:ascii="Times New Roman" w:eastAsiaTheme="minorEastAsia" w:hAnsi="Times New Roman"/>
          <w:i/>
          <w:iCs/>
          <w:sz w:val="24"/>
          <w:szCs w:val="24"/>
          <w:lang w:eastAsia="zh-CN"/>
          <w14:ligatures w14:val="standardContextual"/>
          <w:rPrChange w:id="873" w:author="Nils Droste" w:date="2026-07-14T14:17:00Z" w16du:dateUtc="2026-07-14T12:17:00Z">
            <w:rPr>
              <w:rFonts w:ascii="Times New Roman" w:eastAsiaTheme="minorEastAsia" w:hAnsi="Times New Roman"/>
              <w:i/>
              <w:iCs/>
              <w:sz w:val="24"/>
              <w:szCs w:val="24"/>
              <w:lang w:val="sv-SE" w:eastAsia="zh-CN"/>
              <w14:ligatures w14:val="standardContextual"/>
            </w:rPr>
          </w:rPrChange>
        </w:rPr>
        <w:t>et al.</w:t>
      </w:r>
      <w:r w:rsidRPr="00DB5F0B">
        <w:rPr>
          <w:rFonts w:ascii="Times New Roman" w:eastAsiaTheme="minorEastAsia" w:hAnsi="Times New Roman"/>
          <w:sz w:val="24"/>
          <w:szCs w:val="24"/>
          <w:lang w:eastAsia="zh-CN"/>
          <w14:ligatures w14:val="standardContextual"/>
          <w:rPrChange w:id="874"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Effects of natural resource development on the terrestrial biodiversity of Canadian boreal forests. </w:t>
      </w:r>
      <w:r w:rsidRPr="00DB5F0B">
        <w:rPr>
          <w:rFonts w:ascii="Times New Roman" w:eastAsiaTheme="minorEastAsia" w:hAnsi="Times New Roman"/>
          <w:i/>
          <w:iCs/>
          <w:sz w:val="24"/>
          <w:szCs w:val="24"/>
          <w:lang w:eastAsia="zh-CN"/>
          <w14:ligatures w14:val="standardContextual"/>
          <w:rPrChange w:id="875" w:author="Nils Droste" w:date="2026-07-14T14:17:00Z" w16du:dateUtc="2026-07-14T12:17:00Z">
            <w:rPr>
              <w:rFonts w:ascii="Times New Roman" w:eastAsiaTheme="minorEastAsia" w:hAnsi="Times New Roman"/>
              <w:i/>
              <w:iCs/>
              <w:sz w:val="24"/>
              <w:szCs w:val="24"/>
              <w:lang w:val="sv-SE" w:eastAsia="zh-CN"/>
              <w14:ligatures w14:val="standardContextual"/>
            </w:rPr>
          </w:rPrChange>
        </w:rPr>
        <w:t>Environ. Rev.</w:t>
      </w:r>
      <w:r w:rsidRPr="00DB5F0B">
        <w:rPr>
          <w:rFonts w:ascii="Times New Roman" w:eastAsiaTheme="minorEastAsia" w:hAnsi="Times New Roman"/>
          <w:sz w:val="24"/>
          <w:szCs w:val="24"/>
          <w:lang w:eastAsia="zh-CN"/>
          <w14:ligatures w14:val="standardContextual"/>
          <w:rPrChange w:id="876"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877" w:author="Nils Droste" w:date="2026-07-14T14:17:00Z" w16du:dateUtc="2026-07-14T12:17:00Z">
            <w:rPr>
              <w:rFonts w:ascii="Times New Roman" w:eastAsiaTheme="minorEastAsia" w:hAnsi="Times New Roman"/>
              <w:b/>
              <w:bCs/>
              <w:sz w:val="24"/>
              <w:szCs w:val="24"/>
              <w:lang w:val="sv-SE" w:eastAsia="zh-CN"/>
              <w14:ligatures w14:val="standardContextual"/>
            </w:rPr>
          </w:rPrChange>
        </w:rPr>
        <w:t>22</w:t>
      </w:r>
      <w:r w:rsidRPr="00DB5F0B">
        <w:rPr>
          <w:rFonts w:ascii="Times New Roman" w:eastAsiaTheme="minorEastAsia" w:hAnsi="Times New Roman"/>
          <w:sz w:val="24"/>
          <w:szCs w:val="24"/>
          <w:lang w:eastAsia="zh-CN"/>
          <w14:ligatures w14:val="standardContextual"/>
          <w:rPrChange w:id="878" w:author="Nils Droste" w:date="2026-07-14T14:17:00Z" w16du:dateUtc="2026-07-14T12:17:00Z">
            <w:rPr>
              <w:rFonts w:ascii="Times New Roman" w:eastAsiaTheme="minorEastAsia" w:hAnsi="Times New Roman"/>
              <w:sz w:val="24"/>
              <w:szCs w:val="24"/>
              <w:lang w:val="sv-SE" w:eastAsia="zh-CN"/>
              <w14:ligatures w14:val="standardContextual"/>
            </w:rPr>
          </w:rPrChange>
        </w:rPr>
        <w:t>, 457–490 (2014).</w:t>
      </w:r>
    </w:p>
    <w:p w14:paraId="12419B14"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879"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880"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881"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15. </w:t>
      </w:r>
      <w:r w:rsidRPr="00DB5F0B">
        <w:rPr>
          <w:rFonts w:ascii="Times New Roman" w:eastAsiaTheme="minorEastAsia" w:hAnsi="Times New Roman"/>
          <w:sz w:val="24"/>
          <w:szCs w:val="24"/>
          <w:lang w:eastAsia="zh-CN"/>
          <w14:ligatures w14:val="standardContextual"/>
          <w:rPrChange w:id="882"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T. Swinfield, S. Shrikanth, J. W. Bull, A. Madhavapeddy, S. O. S. E. zu Ermgassen, Nature-based credit markets at a crossroads. </w:t>
      </w:r>
      <w:r w:rsidRPr="00DB5F0B">
        <w:rPr>
          <w:rFonts w:ascii="Times New Roman" w:eastAsiaTheme="minorEastAsia" w:hAnsi="Times New Roman"/>
          <w:i/>
          <w:iCs/>
          <w:sz w:val="24"/>
          <w:szCs w:val="24"/>
          <w:lang w:eastAsia="zh-CN"/>
          <w14:ligatures w14:val="standardContextual"/>
          <w:rPrChange w:id="883" w:author="Nils Droste" w:date="2026-07-14T14:17:00Z" w16du:dateUtc="2026-07-14T12:17:00Z">
            <w:rPr>
              <w:rFonts w:ascii="Times New Roman" w:eastAsiaTheme="minorEastAsia" w:hAnsi="Times New Roman"/>
              <w:i/>
              <w:iCs/>
              <w:sz w:val="24"/>
              <w:szCs w:val="24"/>
              <w:lang w:val="sv-SE" w:eastAsia="zh-CN"/>
              <w14:ligatures w14:val="standardContextual"/>
            </w:rPr>
          </w:rPrChange>
        </w:rPr>
        <w:t>Nat Sustain</w:t>
      </w:r>
      <w:r w:rsidRPr="00DB5F0B">
        <w:rPr>
          <w:rFonts w:ascii="Times New Roman" w:eastAsiaTheme="minorEastAsia" w:hAnsi="Times New Roman"/>
          <w:sz w:val="24"/>
          <w:szCs w:val="24"/>
          <w:lang w:eastAsia="zh-CN"/>
          <w14:ligatures w14:val="standardContextual"/>
          <w:rPrChange w:id="884"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885" w:author="Nils Droste" w:date="2026-07-14T14:17:00Z" w16du:dateUtc="2026-07-14T12:17:00Z">
            <w:rPr>
              <w:rFonts w:ascii="Times New Roman" w:eastAsiaTheme="minorEastAsia" w:hAnsi="Times New Roman"/>
              <w:b/>
              <w:bCs/>
              <w:sz w:val="24"/>
              <w:szCs w:val="24"/>
              <w:lang w:val="sv-SE" w:eastAsia="zh-CN"/>
              <w14:ligatures w14:val="standardContextual"/>
            </w:rPr>
          </w:rPrChange>
        </w:rPr>
        <w:t>7</w:t>
      </w:r>
      <w:r w:rsidRPr="00DB5F0B">
        <w:rPr>
          <w:rFonts w:ascii="Times New Roman" w:eastAsiaTheme="minorEastAsia" w:hAnsi="Times New Roman"/>
          <w:sz w:val="24"/>
          <w:szCs w:val="24"/>
          <w:lang w:eastAsia="zh-CN"/>
          <w14:ligatures w14:val="standardContextual"/>
          <w:rPrChange w:id="886" w:author="Nils Droste" w:date="2026-07-14T14:17:00Z" w16du:dateUtc="2026-07-14T12:17:00Z">
            <w:rPr>
              <w:rFonts w:ascii="Times New Roman" w:eastAsiaTheme="minorEastAsia" w:hAnsi="Times New Roman"/>
              <w:sz w:val="24"/>
              <w:szCs w:val="24"/>
              <w:lang w:val="sv-SE" w:eastAsia="zh-CN"/>
              <w14:ligatures w14:val="standardContextual"/>
            </w:rPr>
          </w:rPrChange>
        </w:rPr>
        <w:t>, 1217–1220 (2024).</w:t>
      </w:r>
    </w:p>
    <w:p w14:paraId="79E70E2D"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887"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888"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889"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16. </w:t>
      </w:r>
      <w:r w:rsidRPr="00DB5F0B">
        <w:rPr>
          <w:rFonts w:ascii="Times New Roman" w:eastAsiaTheme="minorEastAsia" w:hAnsi="Times New Roman"/>
          <w:sz w:val="24"/>
          <w:szCs w:val="24"/>
          <w:lang w:eastAsia="zh-CN"/>
          <w14:ligatures w14:val="standardContextual"/>
          <w:rPrChange w:id="890"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C. Schulze, K. Glenk, J. Sagebiel, B. Matzdorf, Private or Public? Farmer Preferences and Identities in Agri-Environmental Contract Implementation. </w:t>
      </w:r>
      <w:r w:rsidRPr="00DB5F0B">
        <w:rPr>
          <w:rFonts w:ascii="Times New Roman" w:eastAsiaTheme="minorEastAsia" w:hAnsi="Times New Roman"/>
          <w:i/>
          <w:iCs/>
          <w:sz w:val="24"/>
          <w:szCs w:val="24"/>
          <w:lang w:eastAsia="zh-CN"/>
          <w14:ligatures w14:val="standardContextual"/>
          <w:rPrChange w:id="891" w:author="Nils Droste" w:date="2026-07-14T14:17:00Z" w16du:dateUtc="2026-07-14T12:17:00Z">
            <w:rPr>
              <w:rFonts w:ascii="Times New Roman" w:eastAsiaTheme="minorEastAsia" w:hAnsi="Times New Roman"/>
              <w:i/>
              <w:iCs/>
              <w:sz w:val="24"/>
              <w:szCs w:val="24"/>
              <w:lang w:val="sv-SE" w:eastAsia="zh-CN"/>
              <w14:ligatures w14:val="standardContextual"/>
            </w:rPr>
          </w:rPrChange>
        </w:rPr>
        <w:t>Journal of Agricultural Economics</w:t>
      </w:r>
      <w:r w:rsidRPr="00DB5F0B">
        <w:rPr>
          <w:rFonts w:ascii="Times New Roman" w:eastAsiaTheme="minorEastAsia" w:hAnsi="Times New Roman"/>
          <w:sz w:val="24"/>
          <w:szCs w:val="24"/>
          <w:lang w:eastAsia="zh-CN"/>
          <w14:ligatures w14:val="standardContextual"/>
          <w:rPrChange w:id="892"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893" w:author="Nils Droste" w:date="2026-07-14T14:17:00Z" w16du:dateUtc="2026-07-14T12:17:00Z">
            <w:rPr>
              <w:rFonts w:ascii="Times New Roman" w:eastAsiaTheme="minorEastAsia" w:hAnsi="Times New Roman"/>
              <w:b/>
              <w:bCs/>
              <w:sz w:val="24"/>
              <w:szCs w:val="24"/>
              <w:lang w:val="sv-SE" w:eastAsia="zh-CN"/>
              <w14:ligatures w14:val="standardContextual"/>
            </w:rPr>
          </w:rPrChange>
        </w:rPr>
        <w:t>n/a</w:t>
      </w:r>
      <w:r w:rsidRPr="00DB5F0B">
        <w:rPr>
          <w:rFonts w:ascii="Times New Roman" w:eastAsiaTheme="minorEastAsia" w:hAnsi="Times New Roman"/>
          <w:sz w:val="24"/>
          <w:szCs w:val="24"/>
          <w:lang w:eastAsia="zh-CN"/>
          <w14:ligatures w14:val="standardContextual"/>
          <w:rPrChange w:id="894"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(2025).</w:t>
      </w:r>
    </w:p>
    <w:p w14:paraId="3017D23A"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895"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896"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897"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17. </w:t>
      </w:r>
      <w:r w:rsidRPr="00DB5F0B">
        <w:rPr>
          <w:rFonts w:ascii="Times New Roman" w:eastAsiaTheme="minorEastAsia" w:hAnsi="Times New Roman"/>
          <w:sz w:val="24"/>
          <w:szCs w:val="24"/>
          <w:lang w:eastAsia="zh-CN"/>
          <w14:ligatures w14:val="standardContextual"/>
          <w:rPrChange w:id="898"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B. Bartkowski, </w:t>
      </w:r>
      <w:r w:rsidRPr="00DB5F0B">
        <w:rPr>
          <w:rFonts w:ascii="Times New Roman" w:eastAsiaTheme="minorEastAsia" w:hAnsi="Times New Roman"/>
          <w:i/>
          <w:iCs/>
          <w:sz w:val="24"/>
          <w:szCs w:val="24"/>
          <w:lang w:eastAsia="zh-CN"/>
          <w14:ligatures w14:val="standardContextual"/>
          <w:rPrChange w:id="899" w:author="Nils Droste" w:date="2026-07-14T14:17:00Z" w16du:dateUtc="2026-07-14T12:17:00Z">
            <w:rPr>
              <w:rFonts w:ascii="Times New Roman" w:eastAsiaTheme="minorEastAsia" w:hAnsi="Times New Roman"/>
              <w:i/>
              <w:iCs/>
              <w:sz w:val="24"/>
              <w:szCs w:val="24"/>
              <w:lang w:val="sv-SE" w:eastAsia="zh-CN"/>
              <w14:ligatures w14:val="standardContextual"/>
            </w:rPr>
          </w:rPrChange>
        </w:rPr>
        <w:t>et al.</w:t>
      </w:r>
      <w:r w:rsidRPr="00DB5F0B">
        <w:rPr>
          <w:rFonts w:ascii="Times New Roman" w:eastAsiaTheme="minorEastAsia" w:hAnsi="Times New Roman"/>
          <w:sz w:val="24"/>
          <w:szCs w:val="24"/>
          <w:lang w:eastAsia="zh-CN"/>
          <w14:ligatures w14:val="standardContextual"/>
          <w:rPrChange w:id="900"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Payments by modelled results: A novel design for agri-environmental schemes. </w:t>
      </w:r>
      <w:r w:rsidRPr="00DB5F0B">
        <w:rPr>
          <w:rFonts w:ascii="Times New Roman" w:eastAsiaTheme="minorEastAsia" w:hAnsi="Times New Roman"/>
          <w:i/>
          <w:iCs/>
          <w:sz w:val="24"/>
          <w:szCs w:val="24"/>
          <w:lang w:eastAsia="zh-CN"/>
          <w14:ligatures w14:val="standardContextual"/>
          <w:rPrChange w:id="901" w:author="Nils Droste" w:date="2026-07-14T14:17:00Z" w16du:dateUtc="2026-07-14T12:17:00Z">
            <w:rPr>
              <w:rFonts w:ascii="Times New Roman" w:eastAsiaTheme="minorEastAsia" w:hAnsi="Times New Roman"/>
              <w:i/>
              <w:iCs/>
              <w:sz w:val="24"/>
              <w:szCs w:val="24"/>
              <w:lang w:val="sv-SE" w:eastAsia="zh-CN"/>
              <w14:ligatures w14:val="standardContextual"/>
            </w:rPr>
          </w:rPrChange>
        </w:rPr>
        <w:t>Land Use Policy</w:t>
      </w:r>
      <w:r w:rsidRPr="00DB5F0B">
        <w:rPr>
          <w:rFonts w:ascii="Times New Roman" w:eastAsiaTheme="minorEastAsia" w:hAnsi="Times New Roman"/>
          <w:sz w:val="24"/>
          <w:szCs w:val="24"/>
          <w:lang w:eastAsia="zh-CN"/>
          <w14:ligatures w14:val="standardContextual"/>
          <w:rPrChange w:id="902"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903" w:author="Nils Droste" w:date="2026-07-14T14:17:00Z" w16du:dateUtc="2026-07-14T12:17:00Z">
            <w:rPr>
              <w:rFonts w:ascii="Times New Roman" w:eastAsiaTheme="minorEastAsia" w:hAnsi="Times New Roman"/>
              <w:b/>
              <w:bCs/>
              <w:sz w:val="24"/>
              <w:szCs w:val="24"/>
              <w:lang w:val="sv-SE" w:eastAsia="zh-CN"/>
              <w14:ligatures w14:val="standardContextual"/>
            </w:rPr>
          </w:rPrChange>
        </w:rPr>
        <w:t>102</w:t>
      </w:r>
      <w:r w:rsidRPr="00DB5F0B">
        <w:rPr>
          <w:rFonts w:ascii="Times New Roman" w:eastAsiaTheme="minorEastAsia" w:hAnsi="Times New Roman"/>
          <w:sz w:val="24"/>
          <w:szCs w:val="24"/>
          <w:lang w:eastAsia="zh-CN"/>
          <w14:ligatures w14:val="standardContextual"/>
          <w:rPrChange w:id="904" w:author="Nils Droste" w:date="2026-07-14T14:17:00Z" w16du:dateUtc="2026-07-14T12:17:00Z">
            <w:rPr>
              <w:rFonts w:ascii="Times New Roman" w:eastAsiaTheme="minorEastAsia" w:hAnsi="Times New Roman"/>
              <w:sz w:val="24"/>
              <w:szCs w:val="24"/>
              <w:lang w:val="sv-SE" w:eastAsia="zh-CN"/>
              <w14:ligatures w14:val="standardContextual"/>
            </w:rPr>
          </w:rPrChange>
        </w:rPr>
        <w:t>, 105230 (2021).</w:t>
      </w:r>
    </w:p>
    <w:p w14:paraId="1CE8DAE8"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905"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906"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907"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18. </w:t>
      </w:r>
      <w:r w:rsidRPr="00DB5F0B">
        <w:rPr>
          <w:rFonts w:ascii="Times New Roman" w:eastAsiaTheme="minorEastAsia" w:hAnsi="Times New Roman"/>
          <w:sz w:val="24"/>
          <w:szCs w:val="24"/>
          <w:lang w:eastAsia="zh-CN"/>
          <w14:ligatures w14:val="standardContextual"/>
          <w:rPrChange w:id="908"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J. Börner, D. Schulz, S. Wunder, A. Pfaff, The Effectiveness of Forest Conservation Policies and Programs. </w:t>
      </w:r>
      <w:r w:rsidRPr="00DB5F0B">
        <w:rPr>
          <w:rFonts w:ascii="Times New Roman" w:eastAsiaTheme="minorEastAsia" w:hAnsi="Times New Roman"/>
          <w:i/>
          <w:iCs/>
          <w:sz w:val="24"/>
          <w:szCs w:val="24"/>
          <w:lang w:eastAsia="zh-CN"/>
          <w14:ligatures w14:val="standardContextual"/>
          <w:rPrChange w:id="909" w:author="Nils Droste" w:date="2026-07-14T14:17:00Z" w16du:dateUtc="2026-07-14T12:17:00Z">
            <w:rPr>
              <w:rFonts w:ascii="Times New Roman" w:eastAsiaTheme="minorEastAsia" w:hAnsi="Times New Roman"/>
              <w:i/>
              <w:iCs/>
              <w:sz w:val="24"/>
              <w:szCs w:val="24"/>
              <w:lang w:val="sv-SE" w:eastAsia="zh-CN"/>
              <w14:ligatures w14:val="standardContextual"/>
            </w:rPr>
          </w:rPrChange>
        </w:rPr>
        <w:t>Annu. Rev. Resour. Econ.</w:t>
      </w:r>
      <w:r w:rsidRPr="00DB5F0B">
        <w:rPr>
          <w:rFonts w:ascii="Times New Roman" w:eastAsiaTheme="minorEastAsia" w:hAnsi="Times New Roman"/>
          <w:sz w:val="24"/>
          <w:szCs w:val="24"/>
          <w:lang w:eastAsia="zh-CN"/>
          <w14:ligatures w14:val="standardContextual"/>
          <w:rPrChange w:id="910"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911" w:author="Nils Droste" w:date="2026-07-14T14:17:00Z" w16du:dateUtc="2026-07-14T12:17:00Z">
            <w:rPr>
              <w:rFonts w:ascii="Times New Roman" w:eastAsiaTheme="minorEastAsia" w:hAnsi="Times New Roman"/>
              <w:b/>
              <w:bCs/>
              <w:sz w:val="24"/>
              <w:szCs w:val="24"/>
              <w:lang w:val="sv-SE" w:eastAsia="zh-CN"/>
              <w14:ligatures w14:val="standardContextual"/>
            </w:rPr>
          </w:rPrChange>
        </w:rPr>
        <w:t>12</w:t>
      </w:r>
      <w:r w:rsidRPr="00DB5F0B">
        <w:rPr>
          <w:rFonts w:ascii="Times New Roman" w:eastAsiaTheme="minorEastAsia" w:hAnsi="Times New Roman"/>
          <w:sz w:val="24"/>
          <w:szCs w:val="24"/>
          <w:lang w:eastAsia="zh-CN"/>
          <w14:ligatures w14:val="standardContextual"/>
          <w:rPrChange w:id="912" w:author="Nils Droste" w:date="2026-07-14T14:17:00Z" w16du:dateUtc="2026-07-14T12:17:00Z">
            <w:rPr>
              <w:rFonts w:ascii="Times New Roman" w:eastAsiaTheme="minorEastAsia" w:hAnsi="Times New Roman"/>
              <w:sz w:val="24"/>
              <w:szCs w:val="24"/>
              <w:lang w:val="sv-SE" w:eastAsia="zh-CN"/>
              <w14:ligatures w14:val="standardContextual"/>
            </w:rPr>
          </w:rPrChange>
        </w:rPr>
        <w:t>, 45–64 (2020).</w:t>
      </w:r>
    </w:p>
    <w:p w14:paraId="2C22B5F9"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913"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914"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915"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19. </w:t>
      </w:r>
      <w:r w:rsidRPr="00DB5F0B">
        <w:rPr>
          <w:rFonts w:ascii="Times New Roman" w:eastAsiaTheme="minorEastAsia" w:hAnsi="Times New Roman"/>
          <w:sz w:val="24"/>
          <w:szCs w:val="24"/>
          <w:lang w:eastAsia="zh-CN"/>
          <w14:ligatures w14:val="standardContextual"/>
          <w:rPrChange w:id="916"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A. Macintosh, </w:t>
      </w:r>
      <w:r w:rsidRPr="00DB5F0B">
        <w:rPr>
          <w:rFonts w:ascii="Times New Roman" w:eastAsiaTheme="minorEastAsia" w:hAnsi="Times New Roman"/>
          <w:i/>
          <w:iCs/>
          <w:sz w:val="24"/>
          <w:szCs w:val="24"/>
          <w:lang w:eastAsia="zh-CN"/>
          <w14:ligatures w14:val="standardContextual"/>
          <w:rPrChange w:id="917" w:author="Nils Droste" w:date="2026-07-14T14:17:00Z" w16du:dateUtc="2026-07-14T12:17:00Z">
            <w:rPr>
              <w:rFonts w:ascii="Times New Roman" w:eastAsiaTheme="minorEastAsia" w:hAnsi="Times New Roman"/>
              <w:i/>
              <w:iCs/>
              <w:sz w:val="24"/>
              <w:szCs w:val="24"/>
              <w:lang w:val="sv-SE" w:eastAsia="zh-CN"/>
              <w14:ligatures w14:val="standardContextual"/>
            </w:rPr>
          </w:rPrChange>
        </w:rPr>
        <w:t>et al.</w:t>
      </w:r>
      <w:r w:rsidRPr="00DB5F0B">
        <w:rPr>
          <w:rFonts w:ascii="Times New Roman" w:eastAsiaTheme="minorEastAsia" w:hAnsi="Times New Roman"/>
          <w:sz w:val="24"/>
          <w:szCs w:val="24"/>
          <w:lang w:eastAsia="zh-CN"/>
          <w14:ligatures w14:val="standardContextual"/>
          <w:rPrChange w:id="918"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Carbon credits are failing to help with climate change — here’s why. </w:t>
      </w:r>
      <w:r w:rsidRPr="00DB5F0B">
        <w:rPr>
          <w:rFonts w:ascii="Times New Roman" w:eastAsiaTheme="minorEastAsia" w:hAnsi="Times New Roman"/>
          <w:i/>
          <w:iCs/>
          <w:sz w:val="24"/>
          <w:szCs w:val="24"/>
          <w:lang w:eastAsia="zh-CN"/>
          <w14:ligatures w14:val="standardContextual"/>
          <w:rPrChange w:id="919" w:author="Nils Droste" w:date="2026-07-14T14:17:00Z" w16du:dateUtc="2026-07-14T12:17:00Z">
            <w:rPr>
              <w:rFonts w:ascii="Times New Roman" w:eastAsiaTheme="minorEastAsia" w:hAnsi="Times New Roman"/>
              <w:i/>
              <w:iCs/>
              <w:sz w:val="24"/>
              <w:szCs w:val="24"/>
              <w:lang w:val="sv-SE" w:eastAsia="zh-CN"/>
              <w14:ligatures w14:val="standardContextual"/>
            </w:rPr>
          </w:rPrChange>
        </w:rPr>
        <w:t>Nature</w:t>
      </w:r>
      <w:r w:rsidRPr="00DB5F0B">
        <w:rPr>
          <w:rFonts w:ascii="Times New Roman" w:eastAsiaTheme="minorEastAsia" w:hAnsi="Times New Roman"/>
          <w:sz w:val="24"/>
          <w:szCs w:val="24"/>
          <w:lang w:eastAsia="zh-CN"/>
          <w14:ligatures w14:val="standardContextual"/>
          <w:rPrChange w:id="920"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921" w:author="Nils Droste" w:date="2026-07-14T14:17:00Z" w16du:dateUtc="2026-07-14T12:17:00Z">
            <w:rPr>
              <w:rFonts w:ascii="Times New Roman" w:eastAsiaTheme="minorEastAsia" w:hAnsi="Times New Roman"/>
              <w:b/>
              <w:bCs/>
              <w:sz w:val="24"/>
              <w:szCs w:val="24"/>
              <w:lang w:val="sv-SE" w:eastAsia="zh-CN"/>
              <w14:ligatures w14:val="standardContextual"/>
            </w:rPr>
          </w:rPrChange>
        </w:rPr>
        <w:t>646</w:t>
      </w:r>
      <w:r w:rsidRPr="00DB5F0B">
        <w:rPr>
          <w:rFonts w:ascii="Times New Roman" w:eastAsiaTheme="minorEastAsia" w:hAnsi="Times New Roman"/>
          <w:sz w:val="24"/>
          <w:szCs w:val="24"/>
          <w:lang w:eastAsia="zh-CN"/>
          <w14:ligatures w14:val="standardContextual"/>
          <w:rPrChange w:id="922" w:author="Nils Droste" w:date="2026-07-14T14:17:00Z" w16du:dateUtc="2026-07-14T12:17:00Z">
            <w:rPr>
              <w:rFonts w:ascii="Times New Roman" w:eastAsiaTheme="minorEastAsia" w:hAnsi="Times New Roman"/>
              <w:sz w:val="24"/>
              <w:szCs w:val="24"/>
              <w:lang w:val="sv-SE" w:eastAsia="zh-CN"/>
              <w14:ligatures w14:val="standardContextual"/>
            </w:rPr>
          </w:rPrChange>
        </w:rPr>
        <w:t>, 543–546 (2025).</w:t>
      </w:r>
    </w:p>
    <w:p w14:paraId="4AABD411"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923"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924"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925"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20. </w:t>
      </w:r>
      <w:r w:rsidRPr="00DB5F0B">
        <w:rPr>
          <w:rFonts w:ascii="Times New Roman" w:eastAsiaTheme="minorEastAsia" w:hAnsi="Times New Roman"/>
          <w:sz w:val="24"/>
          <w:szCs w:val="24"/>
          <w:lang w:eastAsia="zh-CN"/>
          <w14:ligatures w14:val="standardContextual"/>
          <w:rPrChange w:id="926"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M. Chapman, C. Boettiger, J. S. Brashares, Leveraging private lands to meet 2030 biodiversity targets in the United States. </w:t>
      </w:r>
      <w:r w:rsidRPr="00DB5F0B">
        <w:rPr>
          <w:rFonts w:ascii="Times New Roman" w:eastAsiaTheme="minorEastAsia" w:hAnsi="Times New Roman"/>
          <w:i/>
          <w:iCs/>
          <w:sz w:val="24"/>
          <w:szCs w:val="24"/>
          <w:lang w:eastAsia="zh-CN"/>
          <w14:ligatures w14:val="standardContextual"/>
          <w:rPrChange w:id="927" w:author="Nils Droste" w:date="2026-07-14T14:17:00Z" w16du:dateUtc="2026-07-14T12:17:00Z">
            <w:rPr>
              <w:rFonts w:ascii="Times New Roman" w:eastAsiaTheme="minorEastAsia" w:hAnsi="Times New Roman"/>
              <w:i/>
              <w:iCs/>
              <w:sz w:val="24"/>
              <w:szCs w:val="24"/>
              <w:lang w:val="sv-SE" w:eastAsia="zh-CN"/>
              <w14:ligatures w14:val="standardContextual"/>
            </w:rPr>
          </w:rPrChange>
        </w:rPr>
        <w:t>Conservat Sci and Prac</w:t>
      </w:r>
      <w:r w:rsidRPr="00DB5F0B">
        <w:rPr>
          <w:rFonts w:ascii="Times New Roman" w:eastAsiaTheme="minorEastAsia" w:hAnsi="Times New Roman"/>
          <w:sz w:val="24"/>
          <w:szCs w:val="24"/>
          <w:lang w:eastAsia="zh-CN"/>
          <w14:ligatures w14:val="standardContextual"/>
          <w:rPrChange w:id="928"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929" w:author="Nils Droste" w:date="2026-07-14T14:17:00Z" w16du:dateUtc="2026-07-14T12:17:00Z">
            <w:rPr>
              <w:rFonts w:ascii="Times New Roman" w:eastAsiaTheme="minorEastAsia" w:hAnsi="Times New Roman"/>
              <w:b/>
              <w:bCs/>
              <w:sz w:val="24"/>
              <w:szCs w:val="24"/>
              <w:lang w:val="sv-SE" w:eastAsia="zh-CN"/>
              <w14:ligatures w14:val="standardContextual"/>
            </w:rPr>
          </w:rPrChange>
        </w:rPr>
        <w:t>5</w:t>
      </w:r>
      <w:r w:rsidRPr="00DB5F0B">
        <w:rPr>
          <w:rFonts w:ascii="Times New Roman" w:eastAsiaTheme="minorEastAsia" w:hAnsi="Times New Roman"/>
          <w:sz w:val="24"/>
          <w:szCs w:val="24"/>
          <w:lang w:eastAsia="zh-CN"/>
          <w14:ligatures w14:val="standardContextual"/>
          <w:rPrChange w:id="930" w:author="Nils Droste" w:date="2026-07-14T14:17:00Z" w16du:dateUtc="2026-07-14T12:17:00Z">
            <w:rPr>
              <w:rFonts w:ascii="Times New Roman" w:eastAsiaTheme="minorEastAsia" w:hAnsi="Times New Roman"/>
              <w:sz w:val="24"/>
              <w:szCs w:val="24"/>
              <w:lang w:val="sv-SE" w:eastAsia="zh-CN"/>
              <w14:ligatures w14:val="standardContextual"/>
            </w:rPr>
          </w:rPrChange>
        </w:rPr>
        <w:t>, e12897 (2023).</w:t>
      </w:r>
    </w:p>
    <w:p w14:paraId="3CF37C5F"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931"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932"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933"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21. </w:t>
      </w:r>
      <w:r w:rsidRPr="00DB5F0B">
        <w:rPr>
          <w:rFonts w:ascii="Times New Roman" w:eastAsiaTheme="minorEastAsia" w:hAnsi="Times New Roman"/>
          <w:sz w:val="24"/>
          <w:szCs w:val="24"/>
          <w:lang w:eastAsia="zh-CN"/>
          <w14:ligatures w14:val="standardContextual"/>
          <w:rPrChange w:id="934" w:author="Nils Droste" w:date="2026-07-14T14:17:00Z" w16du:dateUtc="2026-07-14T12:17:00Z">
            <w:rPr>
              <w:rFonts w:ascii="Times New Roman" w:eastAsiaTheme="minorEastAsia" w:hAnsi="Times New Roman"/>
              <w:sz w:val="24"/>
              <w:szCs w:val="24"/>
              <w:lang w:val="sv-SE" w:eastAsia="zh-CN"/>
              <w14:ligatures w14:val="standardContextual"/>
            </w:rPr>
          </w:rPrChange>
        </w:rPr>
        <w:tab/>
        <w:t>Y. Mitani, H. Lindhjem, Meta</w:t>
      </w:r>
      <w:r w:rsidRPr="00DB5F0B">
        <w:rPr>
          <w:rFonts w:ascii="Times New Roman" w:eastAsiaTheme="minorEastAsia" w:hAnsi="Times New Roman" w:hint="eastAsia"/>
          <w:sz w:val="24"/>
          <w:szCs w:val="24"/>
          <w:lang w:eastAsia="zh-CN"/>
          <w14:ligatures w14:val="standardContextual"/>
          <w:rPrChange w:id="935" w:author="Nils Droste" w:date="2026-07-14T14:17:00Z" w16du:dateUtc="2026-07-14T12:17:00Z">
            <w:rPr>
              <w:rFonts w:ascii="Times New Roman" w:eastAsiaTheme="minorEastAsia" w:hAnsi="Times New Roman" w:hint="eastAsia"/>
              <w:sz w:val="24"/>
              <w:szCs w:val="24"/>
              <w:lang w:val="sv-SE" w:eastAsia="zh-CN"/>
              <w14:ligatures w14:val="standardContextual"/>
            </w:rPr>
          </w:rPrChange>
        </w:rPr>
        <w:t>‐</w:t>
      </w:r>
      <w:r w:rsidRPr="00DB5F0B">
        <w:rPr>
          <w:rFonts w:ascii="Times New Roman" w:eastAsiaTheme="minorEastAsia" w:hAnsi="Times New Roman"/>
          <w:sz w:val="24"/>
          <w:szCs w:val="24"/>
          <w:lang w:eastAsia="zh-CN"/>
          <w14:ligatures w14:val="standardContextual"/>
          <w:rPrChange w:id="936"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analysis of landowner participation in voluntary incentive programs for provision of forest ecosystem services. </w:t>
      </w:r>
      <w:r w:rsidRPr="00DB5F0B">
        <w:rPr>
          <w:rFonts w:ascii="Times New Roman" w:eastAsiaTheme="minorEastAsia" w:hAnsi="Times New Roman"/>
          <w:i/>
          <w:iCs/>
          <w:sz w:val="24"/>
          <w:szCs w:val="24"/>
          <w:lang w:eastAsia="zh-CN"/>
          <w14:ligatures w14:val="standardContextual"/>
          <w:rPrChange w:id="937" w:author="Nils Droste" w:date="2026-07-14T14:17:00Z" w16du:dateUtc="2026-07-14T12:17:00Z">
            <w:rPr>
              <w:rFonts w:ascii="Times New Roman" w:eastAsiaTheme="minorEastAsia" w:hAnsi="Times New Roman"/>
              <w:i/>
              <w:iCs/>
              <w:sz w:val="24"/>
              <w:szCs w:val="24"/>
              <w:lang w:val="sv-SE" w:eastAsia="zh-CN"/>
              <w14:ligatures w14:val="standardContextual"/>
            </w:rPr>
          </w:rPrChange>
        </w:rPr>
        <w:t>Conservation Biology</w:t>
      </w:r>
      <w:r w:rsidRPr="00DB5F0B">
        <w:rPr>
          <w:rFonts w:ascii="Times New Roman" w:eastAsiaTheme="minorEastAsia" w:hAnsi="Times New Roman"/>
          <w:sz w:val="24"/>
          <w:szCs w:val="24"/>
          <w:lang w:eastAsia="zh-CN"/>
          <w14:ligatures w14:val="standardContextual"/>
          <w:rPrChange w:id="938"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939" w:author="Nils Droste" w:date="2026-07-14T14:17:00Z" w16du:dateUtc="2026-07-14T12:17:00Z">
            <w:rPr>
              <w:rFonts w:ascii="Times New Roman" w:eastAsiaTheme="minorEastAsia" w:hAnsi="Times New Roman"/>
              <w:b/>
              <w:bCs/>
              <w:sz w:val="24"/>
              <w:szCs w:val="24"/>
              <w:lang w:val="sv-SE" w:eastAsia="zh-CN"/>
              <w14:ligatures w14:val="standardContextual"/>
            </w:rPr>
          </w:rPrChange>
        </w:rPr>
        <w:t>36</w:t>
      </w:r>
      <w:r w:rsidRPr="00DB5F0B">
        <w:rPr>
          <w:rFonts w:ascii="Times New Roman" w:eastAsiaTheme="minorEastAsia" w:hAnsi="Times New Roman"/>
          <w:sz w:val="24"/>
          <w:szCs w:val="24"/>
          <w:lang w:eastAsia="zh-CN"/>
          <w14:ligatures w14:val="standardContextual"/>
          <w:rPrChange w:id="940" w:author="Nils Droste" w:date="2026-07-14T14:17:00Z" w16du:dateUtc="2026-07-14T12:17:00Z">
            <w:rPr>
              <w:rFonts w:ascii="Times New Roman" w:eastAsiaTheme="minorEastAsia" w:hAnsi="Times New Roman"/>
              <w:sz w:val="24"/>
              <w:szCs w:val="24"/>
              <w:lang w:val="sv-SE" w:eastAsia="zh-CN"/>
              <w14:ligatures w14:val="standardContextual"/>
            </w:rPr>
          </w:rPrChange>
        </w:rPr>
        <w:t>, e13729 (2022).</w:t>
      </w:r>
    </w:p>
    <w:p w14:paraId="63F72D70"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941"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942"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943"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22. </w:t>
      </w:r>
      <w:r w:rsidRPr="00DB5F0B">
        <w:rPr>
          <w:rFonts w:ascii="Times New Roman" w:eastAsiaTheme="minorEastAsia" w:hAnsi="Times New Roman"/>
          <w:sz w:val="24"/>
          <w:szCs w:val="24"/>
          <w:lang w:eastAsia="zh-CN"/>
          <w14:ligatures w14:val="standardContextual"/>
          <w:rPrChange w:id="944"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S. U. Ringier, Y. Mitani, J. Schweier, H. Lindhjem, Enhancing engagement: A European meta-analysis of forest owner preferences in voluntary agreements for the provision of biodiversity and ecosystem services. </w:t>
      </w:r>
      <w:r w:rsidRPr="00DB5F0B">
        <w:rPr>
          <w:rFonts w:ascii="Times New Roman" w:eastAsiaTheme="minorEastAsia" w:hAnsi="Times New Roman"/>
          <w:i/>
          <w:iCs/>
          <w:sz w:val="24"/>
          <w:szCs w:val="24"/>
          <w:lang w:eastAsia="zh-CN"/>
          <w14:ligatures w14:val="standardContextual"/>
          <w:rPrChange w:id="945" w:author="Nils Droste" w:date="2026-07-14T14:17:00Z" w16du:dateUtc="2026-07-14T12:17:00Z">
            <w:rPr>
              <w:rFonts w:ascii="Times New Roman" w:eastAsiaTheme="minorEastAsia" w:hAnsi="Times New Roman"/>
              <w:i/>
              <w:iCs/>
              <w:sz w:val="24"/>
              <w:szCs w:val="24"/>
              <w:lang w:val="sv-SE" w:eastAsia="zh-CN"/>
              <w14:ligatures w14:val="standardContextual"/>
            </w:rPr>
          </w:rPrChange>
        </w:rPr>
        <w:t>Ecosystem Services</w:t>
      </w:r>
      <w:r w:rsidRPr="00DB5F0B">
        <w:rPr>
          <w:rFonts w:ascii="Times New Roman" w:eastAsiaTheme="minorEastAsia" w:hAnsi="Times New Roman"/>
          <w:sz w:val="24"/>
          <w:szCs w:val="24"/>
          <w:lang w:eastAsia="zh-CN"/>
          <w14:ligatures w14:val="standardContextual"/>
          <w:rPrChange w:id="946"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947" w:author="Nils Droste" w:date="2026-07-14T14:17:00Z" w16du:dateUtc="2026-07-14T12:17:00Z">
            <w:rPr>
              <w:rFonts w:ascii="Times New Roman" w:eastAsiaTheme="minorEastAsia" w:hAnsi="Times New Roman"/>
              <w:b/>
              <w:bCs/>
              <w:sz w:val="24"/>
              <w:szCs w:val="24"/>
              <w:lang w:val="sv-SE" w:eastAsia="zh-CN"/>
              <w14:ligatures w14:val="standardContextual"/>
            </w:rPr>
          </w:rPrChange>
        </w:rPr>
        <w:t>76</w:t>
      </w:r>
      <w:r w:rsidRPr="00DB5F0B">
        <w:rPr>
          <w:rFonts w:ascii="Times New Roman" w:eastAsiaTheme="minorEastAsia" w:hAnsi="Times New Roman"/>
          <w:sz w:val="24"/>
          <w:szCs w:val="24"/>
          <w:lang w:eastAsia="zh-CN"/>
          <w14:ligatures w14:val="standardContextual"/>
          <w:rPrChange w:id="948" w:author="Nils Droste" w:date="2026-07-14T14:17:00Z" w16du:dateUtc="2026-07-14T12:17:00Z">
            <w:rPr>
              <w:rFonts w:ascii="Times New Roman" w:eastAsiaTheme="minorEastAsia" w:hAnsi="Times New Roman"/>
              <w:sz w:val="24"/>
              <w:szCs w:val="24"/>
              <w:lang w:val="sv-SE" w:eastAsia="zh-CN"/>
              <w14:ligatures w14:val="standardContextual"/>
            </w:rPr>
          </w:rPrChange>
        </w:rPr>
        <w:t>, 101772 (2025).</w:t>
      </w:r>
    </w:p>
    <w:p w14:paraId="1C97153B" w14:textId="77777777" w:rsidR="00BB5719" w:rsidRPr="00DB5F0B" w:rsidRDefault="00BB5719">
      <w:pPr>
        <w:pStyle w:val="Bibliography"/>
        <w:rPr>
          <w:rFonts w:ascii="Times New Roman" w:eastAsiaTheme="minorEastAsia" w:hAnsi="Times New Roman"/>
          <w:sz w:val="24"/>
          <w:szCs w:val="24"/>
          <w:lang w:eastAsia="zh-CN"/>
          <w14:ligatures w14:val="standardContextual"/>
          <w:rPrChange w:id="949"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950"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951"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23. </w:t>
      </w:r>
      <w:r w:rsidRPr="00DB5F0B">
        <w:rPr>
          <w:rFonts w:ascii="Times New Roman" w:eastAsiaTheme="minorEastAsia" w:hAnsi="Times New Roman"/>
          <w:sz w:val="24"/>
          <w:szCs w:val="24"/>
          <w:lang w:eastAsia="zh-CN"/>
          <w14:ligatures w14:val="standardContextual"/>
          <w:rPrChange w:id="952"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C. Oberlack, S. Pedde, L. Piemontese, T. Václavík, D. Sietz, Archetypes in support of tailoring land-use policies. </w:t>
      </w:r>
      <w:r w:rsidRPr="00DB5F0B">
        <w:rPr>
          <w:rFonts w:ascii="Times New Roman" w:eastAsiaTheme="minorEastAsia" w:hAnsi="Times New Roman"/>
          <w:i/>
          <w:iCs/>
          <w:sz w:val="24"/>
          <w:szCs w:val="24"/>
          <w:lang w:eastAsia="zh-CN"/>
          <w14:ligatures w14:val="standardContextual"/>
          <w:rPrChange w:id="953" w:author="Nils Droste" w:date="2026-07-14T14:17:00Z" w16du:dateUtc="2026-07-14T12:17:00Z">
            <w:rPr>
              <w:rFonts w:ascii="Times New Roman" w:eastAsiaTheme="minorEastAsia" w:hAnsi="Times New Roman"/>
              <w:i/>
              <w:iCs/>
              <w:sz w:val="24"/>
              <w:szCs w:val="24"/>
              <w:lang w:val="sv-SE" w:eastAsia="zh-CN"/>
              <w14:ligatures w14:val="standardContextual"/>
            </w:rPr>
          </w:rPrChange>
        </w:rPr>
        <w:t>Environ. Res. Lett.</w:t>
      </w:r>
      <w:r w:rsidRPr="00DB5F0B">
        <w:rPr>
          <w:rFonts w:ascii="Times New Roman" w:eastAsiaTheme="minorEastAsia" w:hAnsi="Times New Roman"/>
          <w:sz w:val="24"/>
          <w:szCs w:val="24"/>
          <w:lang w:eastAsia="zh-CN"/>
          <w14:ligatures w14:val="standardContextual"/>
          <w:rPrChange w:id="954"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DB5F0B">
        <w:rPr>
          <w:rFonts w:ascii="Times New Roman" w:eastAsiaTheme="minorEastAsia" w:hAnsi="Times New Roman"/>
          <w:b/>
          <w:bCs/>
          <w:sz w:val="24"/>
          <w:szCs w:val="24"/>
          <w:lang w:eastAsia="zh-CN"/>
          <w14:ligatures w14:val="standardContextual"/>
          <w:rPrChange w:id="955" w:author="Nils Droste" w:date="2026-07-14T14:17:00Z" w16du:dateUtc="2026-07-14T12:17:00Z">
            <w:rPr>
              <w:rFonts w:ascii="Times New Roman" w:eastAsiaTheme="minorEastAsia" w:hAnsi="Times New Roman"/>
              <w:b/>
              <w:bCs/>
              <w:sz w:val="24"/>
              <w:szCs w:val="24"/>
              <w:lang w:val="sv-SE" w:eastAsia="zh-CN"/>
              <w14:ligatures w14:val="standardContextual"/>
            </w:rPr>
          </w:rPrChange>
        </w:rPr>
        <w:t>18</w:t>
      </w:r>
      <w:r w:rsidRPr="00DB5F0B">
        <w:rPr>
          <w:rFonts w:ascii="Times New Roman" w:eastAsiaTheme="minorEastAsia" w:hAnsi="Times New Roman"/>
          <w:sz w:val="24"/>
          <w:szCs w:val="24"/>
          <w:lang w:eastAsia="zh-CN"/>
          <w14:ligatures w14:val="standardContextual"/>
          <w:rPrChange w:id="956" w:author="Nils Droste" w:date="2026-07-14T14:17:00Z" w16du:dateUtc="2026-07-14T12:17:00Z">
            <w:rPr>
              <w:rFonts w:ascii="Times New Roman" w:eastAsiaTheme="minorEastAsia" w:hAnsi="Times New Roman"/>
              <w:sz w:val="24"/>
              <w:szCs w:val="24"/>
              <w:lang w:val="sv-SE" w:eastAsia="zh-CN"/>
              <w14:ligatures w14:val="standardContextual"/>
            </w:rPr>
          </w:rPrChange>
        </w:rPr>
        <w:t>, 060202 (2023).</w:t>
      </w:r>
    </w:p>
    <w:p w14:paraId="6B162F5B"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957"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958" w:author="Jesper Svensson" w:date="2026-07-13T08:51:00Z" w16du:dateUtc="2026-07-13T06:51:00Z">
          <w:pPr>
            <w:autoSpaceDE w:val="0"/>
            <w:autoSpaceDN w:val="0"/>
            <w:adjustRightInd w:val="0"/>
            <w:spacing w:line="240" w:lineRule="auto"/>
          </w:pPr>
        </w:pPrChange>
      </w:pPr>
      <w:r w:rsidRPr="00DB5F0B">
        <w:rPr>
          <w:rFonts w:ascii="Times New Roman" w:eastAsiaTheme="minorEastAsia" w:hAnsi="Times New Roman"/>
          <w:sz w:val="24"/>
          <w:szCs w:val="24"/>
          <w:lang w:eastAsia="zh-CN"/>
          <w14:ligatures w14:val="standardContextual"/>
          <w:rPrChange w:id="959"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24. </w:t>
      </w:r>
      <w:r w:rsidRPr="00DB5F0B">
        <w:rPr>
          <w:rFonts w:ascii="Times New Roman" w:eastAsiaTheme="minorEastAsia" w:hAnsi="Times New Roman"/>
          <w:sz w:val="24"/>
          <w:szCs w:val="24"/>
          <w:lang w:eastAsia="zh-CN"/>
          <w14:ligatures w14:val="standardContextual"/>
          <w:rPrChange w:id="960"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A. Fridén, </w:t>
      </w:r>
      <w:r w:rsidRPr="00DB5F0B">
        <w:rPr>
          <w:rFonts w:ascii="Times New Roman" w:eastAsiaTheme="minorEastAsia" w:hAnsi="Times New Roman"/>
          <w:i/>
          <w:iCs/>
          <w:sz w:val="24"/>
          <w:szCs w:val="24"/>
          <w:lang w:eastAsia="zh-CN"/>
          <w14:ligatures w14:val="standardContextual"/>
          <w:rPrChange w:id="961" w:author="Nils Droste" w:date="2026-07-14T14:17:00Z" w16du:dateUtc="2026-07-14T12:17:00Z">
            <w:rPr>
              <w:rFonts w:ascii="Times New Roman" w:eastAsiaTheme="minorEastAsia" w:hAnsi="Times New Roman"/>
              <w:i/>
              <w:iCs/>
              <w:sz w:val="24"/>
              <w:szCs w:val="24"/>
              <w:lang w:val="sv-SE" w:eastAsia="zh-CN"/>
              <w14:ligatures w14:val="standardContextual"/>
            </w:rPr>
          </w:rPrChange>
        </w:rPr>
        <w:t>et al.</w:t>
      </w:r>
      <w:r w:rsidRPr="00DB5F0B">
        <w:rPr>
          <w:rFonts w:ascii="Times New Roman" w:eastAsiaTheme="minorEastAsia" w:hAnsi="Times New Roman"/>
          <w:sz w:val="24"/>
          <w:szCs w:val="24"/>
          <w:lang w:eastAsia="zh-CN"/>
          <w14:ligatures w14:val="standardContextual"/>
          <w:rPrChange w:id="962"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Mapping two centuries of forest governance in Nordic countries: An open access database. </w:t>
      </w:r>
      <w:r w:rsidRPr="003126AD">
        <w:rPr>
          <w:rFonts w:ascii="Times New Roman" w:eastAsiaTheme="minorEastAsia" w:hAnsi="Times New Roman"/>
          <w:i/>
          <w:iCs/>
          <w:sz w:val="24"/>
          <w:szCs w:val="24"/>
          <w:lang w:eastAsia="zh-CN"/>
          <w14:ligatures w14:val="standardContextual"/>
          <w:rPrChange w:id="963" w:author="Nils Droste" w:date="2026-07-14T14:17:00Z" w16du:dateUtc="2026-07-14T12:17:00Z">
            <w:rPr>
              <w:rFonts w:ascii="Times New Roman" w:eastAsiaTheme="minorEastAsia" w:hAnsi="Times New Roman"/>
              <w:i/>
              <w:iCs/>
              <w:sz w:val="24"/>
              <w:szCs w:val="24"/>
              <w:lang w:val="sv-SE" w:eastAsia="zh-CN"/>
              <w14:ligatures w14:val="standardContextual"/>
            </w:rPr>
          </w:rPrChange>
        </w:rPr>
        <w:t>Forest Policy and Economics</w:t>
      </w:r>
      <w:r w:rsidRPr="003126AD">
        <w:rPr>
          <w:rFonts w:ascii="Times New Roman" w:eastAsiaTheme="minorEastAsia" w:hAnsi="Times New Roman"/>
          <w:sz w:val="24"/>
          <w:szCs w:val="24"/>
          <w:lang w:eastAsia="zh-CN"/>
          <w14:ligatures w14:val="standardContextual"/>
          <w:rPrChange w:id="964"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965" w:author="Nils Droste" w:date="2026-07-14T14:17:00Z" w16du:dateUtc="2026-07-14T12:17:00Z">
            <w:rPr>
              <w:rFonts w:ascii="Times New Roman" w:eastAsiaTheme="minorEastAsia" w:hAnsi="Times New Roman"/>
              <w:b/>
              <w:bCs/>
              <w:sz w:val="24"/>
              <w:szCs w:val="24"/>
              <w:lang w:val="sv-SE" w:eastAsia="zh-CN"/>
              <w14:ligatures w14:val="standardContextual"/>
            </w:rPr>
          </w:rPrChange>
        </w:rPr>
        <w:t>160</w:t>
      </w:r>
      <w:r w:rsidRPr="003126AD">
        <w:rPr>
          <w:rFonts w:ascii="Times New Roman" w:eastAsiaTheme="minorEastAsia" w:hAnsi="Times New Roman"/>
          <w:sz w:val="24"/>
          <w:szCs w:val="24"/>
          <w:lang w:eastAsia="zh-CN"/>
          <w14:ligatures w14:val="standardContextual"/>
          <w:rPrChange w:id="966" w:author="Nils Droste" w:date="2026-07-14T14:17:00Z" w16du:dateUtc="2026-07-14T12:17:00Z">
            <w:rPr>
              <w:rFonts w:ascii="Times New Roman" w:eastAsiaTheme="minorEastAsia" w:hAnsi="Times New Roman"/>
              <w:sz w:val="24"/>
              <w:szCs w:val="24"/>
              <w:lang w:val="sv-SE" w:eastAsia="zh-CN"/>
              <w14:ligatures w14:val="standardContextual"/>
            </w:rPr>
          </w:rPrChange>
        </w:rPr>
        <w:t>, 103142 (2024).</w:t>
      </w:r>
    </w:p>
    <w:p w14:paraId="4D23955E"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967"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968"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969"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25. </w:t>
      </w:r>
      <w:r w:rsidRPr="003126AD">
        <w:rPr>
          <w:rFonts w:ascii="Times New Roman" w:eastAsiaTheme="minorEastAsia" w:hAnsi="Times New Roman"/>
          <w:sz w:val="24"/>
          <w:szCs w:val="24"/>
          <w:lang w:eastAsia="zh-CN"/>
          <w14:ligatures w14:val="standardContextual"/>
          <w:rPrChange w:id="970"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K. Beland Lindahl, </w:t>
      </w:r>
      <w:r w:rsidRPr="003126AD">
        <w:rPr>
          <w:rFonts w:ascii="Times New Roman" w:eastAsiaTheme="minorEastAsia" w:hAnsi="Times New Roman"/>
          <w:i/>
          <w:iCs/>
          <w:sz w:val="24"/>
          <w:szCs w:val="24"/>
          <w:lang w:eastAsia="zh-CN"/>
          <w14:ligatures w14:val="standardContextual"/>
          <w:rPrChange w:id="971" w:author="Nils Droste" w:date="2026-07-14T14:17:00Z" w16du:dateUtc="2026-07-14T12:17:00Z">
            <w:rPr>
              <w:rFonts w:ascii="Times New Roman" w:eastAsiaTheme="minorEastAsia" w:hAnsi="Times New Roman"/>
              <w:i/>
              <w:iCs/>
              <w:sz w:val="24"/>
              <w:szCs w:val="24"/>
              <w:lang w:val="sv-SE" w:eastAsia="zh-CN"/>
              <w14:ligatures w14:val="standardContextual"/>
            </w:rPr>
          </w:rPrChange>
        </w:rPr>
        <w:t>et al.</w:t>
      </w:r>
      <w:r w:rsidRPr="003126AD">
        <w:rPr>
          <w:rFonts w:ascii="Times New Roman" w:eastAsiaTheme="minorEastAsia" w:hAnsi="Times New Roman"/>
          <w:sz w:val="24"/>
          <w:szCs w:val="24"/>
          <w:lang w:eastAsia="zh-CN"/>
          <w14:ligatures w14:val="standardContextual"/>
          <w:rPrChange w:id="972"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Clash or concert in European forests? Integration and coherence of forest ecosystem service–related national policies. </w:t>
      </w:r>
      <w:r w:rsidRPr="003126AD">
        <w:rPr>
          <w:rFonts w:ascii="Times New Roman" w:eastAsiaTheme="minorEastAsia" w:hAnsi="Times New Roman"/>
          <w:i/>
          <w:iCs/>
          <w:sz w:val="24"/>
          <w:szCs w:val="24"/>
          <w:lang w:eastAsia="zh-CN"/>
          <w14:ligatures w14:val="standardContextual"/>
          <w:rPrChange w:id="973" w:author="Nils Droste" w:date="2026-07-14T14:17:00Z" w16du:dateUtc="2026-07-14T12:17:00Z">
            <w:rPr>
              <w:rFonts w:ascii="Times New Roman" w:eastAsiaTheme="minorEastAsia" w:hAnsi="Times New Roman"/>
              <w:i/>
              <w:iCs/>
              <w:sz w:val="24"/>
              <w:szCs w:val="24"/>
              <w:lang w:val="sv-SE" w:eastAsia="zh-CN"/>
              <w14:ligatures w14:val="standardContextual"/>
            </w:rPr>
          </w:rPrChange>
        </w:rPr>
        <w:t>Land Use Policy</w:t>
      </w:r>
      <w:r w:rsidRPr="003126AD">
        <w:rPr>
          <w:rFonts w:ascii="Times New Roman" w:eastAsiaTheme="minorEastAsia" w:hAnsi="Times New Roman"/>
          <w:sz w:val="24"/>
          <w:szCs w:val="24"/>
          <w:lang w:eastAsia="zh-CN"/>
          <w14:ligatures w14:val="standardContextual"/>
          <w:rPrChange w:id="974"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975" w:author="Nils Droste" w:date="2026-07-14T14:17:00Z" w16du:dateUtc="2026-07-14T12:17:00Z">
            <w:rPr>
              <w:rFonts w:ascii="Times New Roman" w:eastAsiaTheme="minorEastAsia" w:hAnsi="Times New Roman"/>
              <w:b/>
              <w:bCs/>
              <w:sz w:val="24"/>
              <w:szCs w:val="24"/>
              <w:lang w:val="sv-SE" w:eastAsia="zh-CN"/>
              <w14:ligatures w14:val="standardContextual"/>
            </w:rPr>
          </w:rPrChange>
        </w:rPr>
        <w:t>129</w:t>
      </w:r>
      <w:r w:rsidRPr="003126AD">
        <w:rPr>
          <w:rFonts w:ascii="Times New Roman" w:eastAsiaTheme="minorEastAsia" w:hAnsi="Times New Roman"/>
          <w:sz w:val="24"/>
          <w:szCs w:val="24"/>
          <w:lang w:eastAsia="zh-CN"/>
          <w14:ligatures w14:val="standardContextual"/>
          <w:rPrChange w:id="976" w:author="Nils Droste" w:date="2026-07-14T14:17:00Z" w16du:dateUtc="2026-07-14T12:17:00Z">
            <w:rPr>
              <w:rFonts w:ascii="Times New Roman" w:eastAsiaTheme="minorEastAsia" w:hAnsi="Times New Roman"/>
              <w:sz w:val="24"/>
              <w:szCs w:val="24"/>
              <w:lang w:val="sv-SE" w:eastAsia="zh-CN"/>
              <w14:ligatures w14:val="standardContextual"/>
            </w:rPr>
          </w:rPrChange>
        </w:rPr>
        <w:t>, 106617 (2023).</w:t>
      </w:r>
    </w:p>
    <w:p w14:paraId="692612C9"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977"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978"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979"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26. </w:t>
      </w:r>
      <w:r w:rsidRPr="003126AD">
        <w:rPr>
          <w:rFonts w:ascii="Times New Roman" w:eastAsiaTheme="minorEastAsia" w:hAnsi="Times New Roman"/>
          <w:sz w:val="24"/>
          <w:szCs w:val="24"/>
          <w:lang w:eastAsia="zh-CN"/>
          <w14:ligatures w14:val="standardContextual"/>
          <w:rPrChange w:id="980"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M. Sotirov, S. Storch, Resilience through policy integration in Europe? Domestic forest policy changes as response to absorb pressure to integrate biodiversity conservation, bioenergy use and climate protection in France, Germany, the Netherlands and Sweden. </w:t>
      </w:r>
      <w:r w:rsidRPr="003126AD">
        <w:rPr>
          <w:rFonts w:ascii="Times New Roman" w:eastAsiaTheme="minorEastAsia" w:hAnsi="Times New Roman"/>
          <w:i/>
          <w:iCs/>
          <w:sz w:val="24"/>
          <w:szCs w:val="24"/>
          <w:lang w:eastAsia="zh-CN"/>
          <w14:ligatures w14:val="standardContextual"/>
          <w:rPrChange w:id="981" w:author="Nils Droste" w:date="2026-07-14T14:17:00Z" w16du:dateUtc="2026-07-14T12:17:00Z">
            <w:rPr>
              <w:rFonts w:ascii="Times New Roman" w:eastAsiaTheme="minorEastAsia" w:hAnsi="Times New Roman"/>
              <w:i/>
              <w:iCs/>
              <w:sz w:val="24"/>
              <w:szCs w:val="24"/>
              <w:lang w:val="sv-SE" w:eastAsia="zh-CN"/>
              <w14:ligatures w14:val="standardContextual"/>
            </w:rPr>
          </w:rPrChange>
        </w:rPr>
        <w:t>Land Use Policy</w:t>
      </w:r>
      <w:r w:rsidRPr="003126AD">
        <w:rPr>
          <w:rFonts w:ascii="Times New Roman" w:eastAsiaTheme="minorEastAsia" w:hAnsi="Times New Roman"/>
          <w:sz w:val="24"/>
          <w:szCs w:val="24"/>
          <w:lang w:eastAsia="zh-CN"/>
          <w14:ligatures w14:val="standardContextual"/>
          <w:rPrChange w:id="982"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983" w:author="Nils Droste" w:date="2026-07-14T14:17:00Z" w16du:dateUtc="2026-07-14T12:17:00Z">
            <w:rPr>
              <w:rFonts w:ascii="Times New Roman" w:eastAsiaTheme="minorEastAsia" w:hAnsi="Times New Roman"/>
              <w:b/>
              <w:bCs/>
              <w:sz w:val="24"/>
              <w:szCs w:val="24"/>
              <w:lang w:val="sv-SE" w:eastAsia="zh-CN"/>
              <w14:ligatures w14:val="standardContextual"/>
            </w:rPr>
          </w:rPrChange>
        </w:rPr>
        <w:t>79</w:t>
      </w:r>
      <w:r w:rsidRPr="003126AD">
        <w:rPr>
          <w:rFonts w:ascii="Times New Roman" w:eastAsiaTheme="minorEastAsia" w:hAnsi="Times New Roman"/>
          <w:sz w:val="24"/>
          <w:szCs w:val="24"/>
          <w:lang w:eastAsia="zh-CN"/>
          <w14:ligatures w14:val="standardContextual"/>
          <w:rPrChange w:id="984" w:author="Nils Droste" w:date="2026-07-14T14:17:00Z" w16du:dateUtc="2026-07-14T12:17:00Z">
            <w:rPr>
              <w:rFonts w:ascii="Times New Roman" w:eastAsiaTheme="minorEastAsia" w:hAnsi="Times New Roman"/>
              <w:sz w:val="24"/>
              <w:szCs w:val="24"/>
              <w:lang w:val="sv-SE" w:eastAsia="zh-CN"/>
              <w14:ligatures w14:val="standardContextual"/>
            </w:rPr>
          </w:rPrChange>
        </w:rPr>
        <w:t>, 977–989 (2018).</w:t>
      </w:r>
    </w:p>
    <w:p w14:paraId="74AB887A"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985"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986"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987"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27. </w:t>
      </w:r>
      <w:r w:rsidRPr="003126AD">
        <w:rPr>
          <w:rFonts w:ascii="Times New Roman" w:eastAsiaTheme="minorEastAsia" w:hAnsi="Times New Roman"/>
          <w:sz w:val="24"/>
          <w:szCs w:val="24"/>
          <w:lang w:eastAsia="zh-CN"/>
          <w14:ligatures w14:val="standardContextual"/>
          <w:rPrChange w:id="988"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T. D. Mize, B. Manago, The past, present, and future of experimental methods in the social sciences. </w:t>
      </w:r>
      <w:r w:rsidRPr="003126AD">
        <w:rPr>
          <w:rFonts w:ascii="Times New Roman" w:eastAsiaTheme="minorEastAsia" w:hAnsi="Times New Roman"/>
          <w:i/>
          <w:iCs/>
          <w:sz w:val="24"/>
          <w:szCs w:val="24"/>
          <w:lang w:eastAsia="zh-CN"/>
          <w14:ligatures w14:val="standardContextual"/>
          <w:rPrChange w:id="989" w:author="Nils Droste" w:date="2026-07-14T14:17:00Z" w16du:dateUtc="2026-07-14T12:17:00Z">
            <w:rPr>
              <w:rFonts w:ascii="Times New Roman" w:eastAsiaTheme="minorEastAsia" w:hAnsi="Times New Roman"/>
              <w:i/>
              <w:iCs/>
              <w:sz w:val="24"/>
              <w:szCs w:val="24"/>
              <w:lang w:val="sv-SE" w:eastAsia="zh-CN"/>
              <w14:ligatures w14:val="standardContextual"/>
            </w:rPr>
          </w:rPrChange>
        </w:rPr>
        <w:t>Social Science Research</w:t>
      </w:r>
      <w:r w:rsidRPr="003126AD">
        <w:rPr>
          <w:rFonts w:ascii="Times New Roman" w:eastAsiaTheme="minorEastAsia" w:hAnsi="Times New Roman"/>
          <w:sz w:val="24"/>
          <w:szCs w:val="24"/>
          <w:lang w:eastAsia="zh-CN"/>
          <w14:ligatures w14:val="standardContextual"/>
          <w:rPrChange w:id="990"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991" w:author="Nils Droste" w:date="2026-07-14T14:17:00Z" w16du:dateUtc="2026-07-14T12:17:00Z">
            <w:rPr>
              <w:rFonts w:ascii="Times New Roman" w:eastAsiaTheme="minorEastAsia" w:hAnsi="Times New Roman"/>
              <w:b/>
              <w:bCs/>
              <w:sz w:val="24"/>
              <w:szCs w:val="24"/>
              <w:lang w:val="sv-SE" w:eastAsia="zh-CN"/>
              <w14:ligatures w14:val="standardContextual"/>
            </w:rPr>
          </w:rPrChange>
        </w:rPr>
        <w:t>108</w:t>
      </w:r>
      <w:r w:rsidRPr="003126AD">
        <w:rPr>
          <w:rFonts w:ascii="Times New Roman" w:eastAsiaTheme="minorEastAsia" w:hAnsi="Times New Roman"/>
          <w:sz w:val="24"/>
          <w:szCs w:val="24"/>
          <w:lang w:eastAsia="zh-CN"/>
          <w14:ligatures w14:val="standardContextual"/>
          <w:rPrChange w:id="992" w:author="Nils Droste" w:date="2026-07-14T14:17:00Z" w16du:dateUtc="2026-07-14T12:17:00Z">
            <w:rPr>
              <w:rFonts w:ascii="Times New Roman" w:eastAsiaTheme="minorEastAsia" w:hAnsi="Times New Roman"/>
              <w:sz w:val="24"/>
              <w:szCs w:val="24"/>
              <w:lang w:val="sv-SE" w:eastAsia="zh-CN"/>
              <w14:ligatures w14:val="standardContextual"/>
            </w:rPr>
          </w:rPrChange>
        </w:rPr>
        <w:t>, 102799 (2022).</w:t>
      </w:r>
    </w:p>
    <w:p w14:paraId="739F99E4"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993"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994"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995" w:author="Nils Droste" w:date="2026-07-14T14:17:00Z" w16du:dateUtc="2026-07-14T12:17:00Z">
            <w:rPr>
              <w:rFonts w:ascii="Times New Roman" w:eastAsiaTheme="minorEastAsia" w:hAnsi="Times New Roman"/>
              <w:sz w:val="24"/>
              <w:szCs w:val="24"/>
              <w:lang w:val="sv-SE" w:eastAsia="zh-CN"/>
              <w14:ligatures w14:val="standardContextual"/>
            </w:rPr>
          </w:rPrChange>
        </w:rPr>
        <w:lastRenderedPageBreak/>
        <w:t xml:space="preserve">28. </w:t>
      </w:r>
      <w:r w:rsidRPr="003126AD">
        <w:rPr>
          <w:rFonts w:ascii="Times New Roman" w:eastAsiaTheme="minorEastAsia" w:hAnsi="Times New Roman"/>
          <w:sz w:val="24"/>
          <w:szCs w:val="24"/>
          <w:lang w:eastAsia="zh-CN"/>
          <w14:ligatures w14:val="standardContextual"/>
          <w:rPrChange w:id="996"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C. M. Süring, T. H. Lundhede, Private forest owner preferences for action- and result-based biodiversity restoration contracts – A discrete choice experiment in Denmark and Finland. </w:t>
      </w:r>
      <w:r w:rsidRPr="003126AD">
        <w:rPr>
          <w:rFonts w:ascii="Times New Roman" w:eastAsiaTheme="minorEastAsia" w:hAnsi="Times New Roman"/>
          <w:i/>
          <w:iCs/>
          <w:sz w:val="24"/>
          <w:szCs w:val="24"/>
          <w:lang w:eastAsia="zh-CN"/>
          <w14:ligatures w14:val="standardContextual"/>
          <w:rPrChange w:id="997" w:author="Nils Droste" w:date="2026-07-14T14:17:00Z" w16du:dateUtc="2026-07-14T12:17:00Z">
            <w:rPr>
              <w:rFonts w:ascii="Times New Roman" w:eastAsiaTheme="minorEastAsia" w:hAnsi="Times New Roman"/>
              <w:i/>
              <w:iCs/>
              <w:sz w:val="24"/>
              <w:szCs w:val="24"/>
              <w:lang w:val="sv-SE" w:eastAsia="zh-CN"/>
              <w14:ligatures w14:val="standardContextual"/>
            </w:rPr>
          </w:rPrChange>
        </w:rPr>
        <w:t>Forest Policy and Economics</w:t>
      </w:r>
      <w:r w:rsidRPr="003126AD">
        <w:rPr>
          <w:rFonts w:ascii="Times New Roman" w:eastAsiaTheme="minorEastAsia" w:hAnsi="Times New Roman"/>
          <w:sz w:val="24"/>
          <w:szCs w:val="24"/>
          <w:lang w:eastAsia="zh-CN"/>
          <w14:ligatures w14:val="standardContextual"/>
          <w:rPrChange w:id="998"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999" w:author="Nils Droste" w:date="2026-07-14T14:17:00Z" w16du:dateUtc="2026-07-14T12:17:00Z">
            <w:rPr>
              <w:rFonts w:ascii="Times New Roman" w:eastAsiaTheme="minorEastAsia" w:hAnsi="Times New Roman"/>
              <w:b/>
              <w:bCs/>
              <w:sz w:val="24"/>
              <w:szCs w:val="24"/>
              <w:lang w:val="sv-SE" w:eastAsia="zh-CN"/>
              <w14:ligatures w14:val="standardContextual"/>
            </w:rPr>
          </w:rPrChange>
        </w:rPr>
        <w:t>179</w:t>
      </w:r>
      <w:r w:rsidRPr="003126AD">
        <w:rPr>
          <w:rFonts w:ascii="Times New Roman" w:eastAsiaTheme="minorEastAsia" w:hAnsi="Times New Roman"/>
          <w:sz w:val="24"/>
          <w:szCs w:val="24"/>
          <w:lang w:eastAsia="zh-CN"/>
          <w14:ligatures w14:val="standardContextual"/>
          <w:rPrChange w:id="1000" w:author="Nils Droste" w:date="2026-07-14T14:17:00Z" w16du:dateUtc="2026-07-14T12:17:00Z">
            <w:rPr>
              <w:rFonts w:ascii="Times New Roman" w:eastAsiaTheme="minorEastAsia" w:hAnsi="Times New Roman"/>
              <w:sz w:val="24"/>
              <w:szCs w:val="24"/>
              <w:lang w:val="sv-SE" w:eastAsia="zh-CN"/>
              <w14:ligatures w14:val="standardContextual"/>
            </w:rPr>
          </w:rPrChange>
        </w:rPr>
        <w:t>, 103609 (2025).</w:t>
      </w:r>
    </w:p>
    <w:p w14:paraId="4CDFBD7B" w14:textId="77777777" w:rsidR="00BB5719" w:rsidRPr="00BB5719" w:rsidRDefault="00BB5719">
      <w:pPr>
        <w:pStyle w:val="Bibliography"/>
        <w:rPr>
          <w:rFonts w:ascii="Times New Roman" w:eastAsiaTheme="minorEastAsia" w:hAnsi="Times New Roman"/>
          <w:sz w:val="24"/>
          <w:szCs w:val="24"/>
          <w:lang w:val="sv-SE" w:eastAsia="zh-CN"/>
          <w14:ligatures w14:val="standardContextual"/>
        </w:rPr>
        <w:pPrChange w:id="1001"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1002"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29. </w:t>
      </w:r>
      <w:r w:rsidRPr="003126AD">
        <w:rPr>
          <w:rFonts w:ascii="Times New Roman" w:eastAsiaTheme="minorEastAsia" w:hAnsi="Times New Roman"/>
          <w:sz w:val="24"/>
          <w:szCs w:val="24"/>
          <w:lang w:eastAsia="zh-CN"/>
          <w14:ligatures w14:val="standardContextual"/>
          <w:rPrChange w:id="1003"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J. J. Louviere, D. Pihlens, R. Carson, Design of Discrete Choice Experiments: A Discussion of Issues That Matter in Future Applied Research. </w:t>
      </w:r>
      <w:r w:rsidRPr="00BB5719">
        <w:rPr>
          <w:rFonts w:ascii="Times New Roman" w:eastAsiaTheme="minorEastAsia" w:hAnsi="Times New Roman"/>
          <w:i/>
          <w:iCs/>
          <w:sz w:val="24"/>
          <w:szCs w:val="24"/>
          <w:lang w:val="sv-SE" w:eastAsia="zh-CN"/>
          <w14:ligatures w14:val="standardContextual"/>
        </w:rPr>
        <w:t>Journal of Choice Modelling</w:t>
      </w:r>
      <w:r w:rsidRPr="00BB5719">
        <w:rPr>
          <w:rFonts w:ascii="Times New Roman" w:eastAsiaTheme="minorEastAsia" w:hAnsi="Times New Roman"/>
          <w:sz w:val="24"/>
          <w:szCs w:val="24"/>
          <w:lang w:val="sv-SE" w:eastAsia="zh-CN"/>
          <w14:ligatures w14:val="standardContextual"/>
        </w:rPr>
        <w:t xml:space="preserve"> </w:t>
      </w:r>
      <w:r w:rsidRPr="00BB5719">
        <w:rPr>
          <w:rFonts w:ascii="Times New Roman" w:eastAsiaTheme="minorEastAsia" w:hAnsi="Times New Roman"/>
          <w:b/>
          <w:bCs/>
          <w:sz w:val="24"/>
          <w:szCs w:val="24"/>
          <w:lang w:val="sv-SE" w:eastAsia="zh-CN"/>
          <w14:ligatures w14:val="standardContextual"/>
        </w:rPr>
        <w:t>4</w:t>
      </w:r>
      <w:r w:rsidRPr="00BB5719">
        <w:rPr>
          <w:rFonts w:ascii="Times New Roman" w:eastAsiaTheme="minorEastAsia" w:hAnsi="Times New Roman"/>
          <w:sz w:val="24"/>
          <w:szCs w:val="24"/>
          <w:lang w:val="sv-SE" w:eastAsia="zh-CN"/>
          <w14:ligatures w14:val="standardContextual"/>
        </w:rPr>
        <w:t>, 1–8 (2011).</w:t>
      </w:r>
    </w:p>
    <w:p w14:paraId="3E75090D" w14:textId="77777777" w:rsidR="00BB5719" w:rsidRPr="00BB5719" w:rsidRDefault="00BB5719">
      <w:pPr>
        <w:pStyle w:val="Bibliography"/>
        <w:rPr>
          <w:rFonts w:ascii="Times New Roman" w:eastAsiaTheme="minorEastAsia" w:hAnsi="Times New Roman"/>
          <w:sz w:val="24"/>
          <w:szCs w:val="24"/>
          <w:lang w:val="sv-SE" w:eastAsia="zh-CN"/>
          <w14:ligatures w14:val="standardContextual"/>
        </w:rPr>
        <w:pPrChange w:id="1004" w:author="Jesper Svensson" w:date="2026-07-13T08:51:00Z" w16du:dateUtc="2026-07-13T06:51:00Z">
          <w:pPr>
            <w:autoSpaceDE w:val="0"/>
            <w:autoSpaceDN w:val="0"/>
            <w:adjustRightInd w:val="0"/>
            <w:spacing w:line="240" w:lineRule="auto"/>
          </w:pPr>
        </w:pPrChange>
      </w:pPr>
      <w:r w:rsidRPr="00BB5719">
        <w:rPr>
          <w:rFonts w:ascii="Times New Roman" w:eastAsiaTheme="minorEastAsia" w:hAnsi="Times New Roman"/>
          <w:sz w:val="24"/>
          <w:szCs w:val="24"/>
          <w:lang w:val="sv-SE" w:eastAsia="zh-CN"/>
          <w14:ligatures w14:val="standardContextual"/>
        </w:rPr>
        <w:t xml:space="preserve">30. </w:t>
      </w:r>
      <w:r w:rsidRPr="00BB5719">
        <w:rPr>
          <w:rFonts w:ascii="Times New Roman" w:eastAsiaTheme="minorEastAsia" w:hAnsi="Times New Roman"/>
          <w:sz w:val="24"/>
          <w:szCs w:val="24"/>
          <w:lang w:val="sv-SE" w:eastAsia="zh-CN"/>
          <w14:ligatures w14:val="standardContextual"/>
        </w:rPr>
        <w:tab/>
        <w:t>Länsstyrelsen Västra Götalands län, “Naturbaserade lösningar mot översvämning - en praktisk handbok” (2018).</w:t>
      </w:r>
    </w:p>
    <w:p w14:paraId="2AE90ABF"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1005"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1006"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1007"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31. </w:t>
      </w:r>
      <w:r w:rsidRPr="003126AD">
        <w:rPr>
          <w:rFonts w:ascii="Times New Roman" w:eastAsiaTheme="minorEastAsia" w:hAnsi="Times New Roman"/>
          <w:sz w:val="24"/>
          <w:szCs w:val="24"/>
          <w:lang w:eastAsia="zh-CN"/>
          <w14:ligatures w14:val="standardContextual"/>
          <w:rPrChange w:id="1008"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J. Klein, M. Low, J. Sjögren, S. Eggers, Short-term experimental support for bird diversity retention measures during thinning in European boreal forests. </w:t>
      </w:r>
      <w:r w:rsidRPr="003126AD">
        <w:rPr>
          <w:rFonts w:ascii="Times New Roman" w:eastAsiaTheme="minorEastAsia" w:hAnsi="Times New Roman"/>
          <w:i/>
          <w:iCs/>
          <w:sz w:val="24"/>
          <w:szCs w:val="24"/>
          <w:lang w:eastAsia="zh-CN"/>
          <w14:ligatures w14:val="standardContextual"/>
          <w:rPrChange w:id="1009" w:author="Nils Droste" w:date="2026-07-14T14:17:00Z" w16du:dateUtc="2026-07-14T12:17:00Z">
            <w:rPr>
              <w:rFonts w:ascii="Times New Roman" w:eastAsiaTheme="minorEastAsia" w:hAnsi="Times New Roman"/>
              <w:i/>
              <w:iCs/>
              <w:sz w:val="24"/>
              <w:szCs w:val="24"/>
              <w:lang w:val="sv-SE" w:eastAsia="zh-CN"/>
              <w14:ligatures w14:val="standardContextual"/>
            </w:rPr>
          </w:rPrChange>
        </w:rPr>
        <w:t>Forest Ecology and Management</w:t>
      </w:r>
      <w:r w:rsidRPr="003126AD">
        <w:rPr>
          <w:rFonts w:ascii="Times New Roman" w:eastAsiaTheme="minorEastAsia" w:hAnsi="Times New Roman"/>
          <w:sz w:val="24"/>
          <w:szCs w:val="24"/>
          <w:lang w:eastAsia="zh-CN"/>
          <w14:ligatures w14:val="standardContextual"/>
          <w:rPrChange w:id="1010"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1011" w:author="Nils Droste" w:date="2026-07-14T14:17:00Z" w16du:dateUtc="2026-07-14T12:17:00Z">
            <w:rPr>
              <w:rFonts w:ascii="Times New Roman" w:eastAsiaTheme="minorEastAsia" w:hAnsi="Times New Roman"/>
              <w:b/>
              <w:bCs/>
              <w:sz w:val="24"/>
              <w:szCs w:val="24"/>
              <w:lang w:val="sv-SE" w:eastAsia="zh-CN"/>
              <w14:ligatures w14:val="standardContextual"/>
            </w:rPr>
          </w:rPrChange>
        </w:rPr>
        <w:t>509</w:t>
      </w:r>
      <w:r w:rsidRPr="003126AD">
        <w:rPr>
          <w:rFonts w:ascii="Times New Roman" w:eastAsiaTheme="minorEastAsia" w:hAnsi="Times New Roman"/>
          <w:sz w:val="24"/>
          <w:szCs w:val="24"/>
          <w:lang w:eastAsia="zh-CN"/>
          <w14:ligatures w14:val="standardContextual"/>
          <w:rPrChange w:id="1012" w:author="Nils Droste" w:date="2026-07-14T14:17:00Z" w16du:dateUtc="2026-07-14T12:17:00Z">
            <w:rPr>
              <w:rFonts w:ascii="Times New Roman" w:eastAsiaTheme="minorEastAsia" w:hAnsi="Times New Roman"/>
              <w:sz w:val="24"/>
              <w:szCs w:val="24"/>
              <w:lang w:val="sv-SE" w:eastAsia="zh-CN"/>
              <w14:ligatures w14:val="standardContextual"/>
            </w:rPr>
          </w:rPrChange>
        </w:rPr>
        <w:t>, 120084 (2022).</w:t>
      </w:r>
    </w:p>
    <w:p w14:paraId="494DFEC1"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1013"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1014"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1015"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32. </w:t>
      </w:r>
      <w:r w:rsidRPr="003126AD">
        <w:rPr>
          <w:rFonts w:ascii="Times New Roman" w:eastAsiaTheme="minorEastAsia" w:hAnsi="Times New Roman"/>
          <w:sz w:val="24"/>
          <w:szCs w:val="24"/>
          <w:lang w:eastAsia="zh-CN"/>
          <w14:ligatures w14:val="standardContextual"/>
          <w:rPrChange w:id="1016"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G. Jansson, H. Andren, Habitat Composition and Bird Diversity in Managed Boreal Forests. </w:t>
      </w:r>
      <w:r w:rsidRPr="003126AD">
        <w:rPr>
          <w:rFonts w:ascii="Times New Roman" w:eastAsiaTheme="minorEastAsia" w:hAnsi="Times New Roman"/>
          <w:i/>
          <w:iCs/>
          <w:sz w:val="24"/>
          <w:szCs w:val="24"/>
          <w:lang w:eastAsia="zh-CN"/>
          <w14:ligatures w14:val="standardContextual"/>
          <w:rPrChange w:id="1017" w:author="Nils Droste" w:date="2026-07-14T14:17:00Z" w16du:dateUtc="2026-07-14T12:17:00Z">
            <w:rPr>
              <w:rFonts w:ascii="Times New Roman" w:eastAsiaTheme="minorEastAsia" w:hAnsi="Times New Roman"/>
              <w:i/>
              <w:iCs/>
              <w:sz w:val="24"/>
              <w:szCs w:val="24"/>
              <w:lang w:val="sv-SE" w:eastAsia="zh-CN"/>
              <w14:ligatures w14:val="standardContextual"/>
            </w:rPr>
          </w:rPrChange>
        </w:rPr>
        <w:t>Scand.J.For.Res.</w:t>
      </w:r>
      <w:r w:rsidRPr="003126AD">
        <w:rPr>
          <w:rFonts w:ascii="Times New Roman" w:eastAsiaTheme="minorEastAsia" w:hAnsi="Times New Roman"/>
          <w:sz w:val="24"/>
          <w:szCs w:val="24"/>
          <w:lang w:eastAsia="zh-CN"/>
          <w14:ligatures w14:val="standardContextual"/>
          <w:rPrChange w:id="1018"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1019" w:author="Nils Droste" w:date="2026-07-14T14:17:00Z" w16du:dateUtc="2026-07-14T12:17:00Z">
            <w:rPr>
              <w:rFonts w:ascii="Times New Roman" w:eastAsiaTheme="minorEastAsia" w:hAnsi="Times New Roman"/>
              <w:b/>
              <w:bCs/>
              <w:sz w:val="24"/>
              <w:szCs w:val="24"/>
              <w:lang w:val="sv-SE" w:eastAsia="zh-CN"/>
              <w14:ligatures w14:val="standardContextual"/>
            </w:rPr>
          </w:rPrChange>
        </w:rPr>
        <w:t>18</w:t>
      </w:r>
      <w:r w:rsidRPr="003126AD">
        <w:rPr>
          <w:rFonts w:ascii="Times New Roman" w:eastAsiaTheme="minorEastAsia" w:hAnsi="Times New Roman"/>
          <w:sz w:val="24"/>
          <w:szCs w:val="24"/>
          <w:lang w:eastAsia="zh-CN"/>
          <w14:ligatures w14:val="standardContextual"/>
          <w:rPrChange w:id="1020" w:author="Nils Droste" w:date="2026-07-14T14:17:00Z" w16du:dateUtc="2026-07-14T12:17:00Z">
            <w:rPr>
              <w:rFonts w:ascii="Times New Roman" w:eastAsiaTheme="minorEastAsia" w:hAnsi="Times New Roman"/>
              <w:sz w:val="24"/>
              <w:szCs w:val="24"/>
              <w:lang w:val="sv-SE" w:eastAsia="zh-CN"/>
              <w14:ligatures w14:val="standardContextual"/>
            </w:rPr>
          </w:rPrChange>
        </w:rPr>
        <w:t>, 225–236 (2003).</w:t>
      </w:r>
    </w:p>
    <w:p w14:paraId="503302E3"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1021"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1022"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1023"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33. </w:t>
      </w:r>
      <w:r w:rsidRPr="003126AD">
        <w:rPr>
          <w:rFonts w:ascii="Times New Roman" w:eastAsiaTheme="minorEastAsia" w:hAnsi="Times New Roman"/>
          <w:sz w:val="24"/>
          <w:szCs w:val="24"/>
          <w:lang w:eastAsia="zh-CN"/>
          <w14:ligatures w14:val="standardContextual"/>
          <w:rPrChange w:id="1024"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M. Versluijs, J. Hjältén, J.-M. Roberge, Ecological restoration modifies the value of biodiversity indicators in resident boreal forest birds. </w:t>
      </w:r>
      <w:r w:rsidRPr="003126AD">
        <w:rPr>
          <w:rFonts w:ascii="Times New Roman" w:eastAsiaTheme="minorEastAsia" w:hAnsi="Times New Roman"/>
          <w:i/>
          <w:iCs/>
          <w:sz w:val="24"/>
          <w:szCs w:val="24"/>
          <w:lang w:eastAsia="zh-CN"/>
          <w14:ligatures w14:val="standardContextual"/>
          <w:rPrChange w:id="1025" w:author="Nils Droste" w:date="2026-07-14T14:17:00Z" w16du:dateUtc="2026-07-14T12:17:00Z">
            <w:rPr>
              <w:rFonts w:ascii="Times New Roman" w:eastAsiaTheme="minorEastAsia" w:hAnsi="Times New Roman"/>
              <w:i/>
              <w:iCs/>
              <w:sz w:val="24"/>
              <w:szCs w:val="24"/>
              <w:lang w:val="sv-SE" w:eastAsia="zh-CN"/>
              <w14:ligatures w14:val="standardContextual"/>
            </w:rPr>
          </w:rPrChange>
        </w:rPr>
        <w:t>Ecological Indicators</w:t>
      </w:r>
      <w:r w:rsidRPr="003126AD">
        <w:rPr>
          <w:rFonts w:ascii="Times New Roman" w:eastAsiaTheme="minorEastAsia" w:hAnsi="Times New Roman"/>
          <w:sz w:val="24"/>
          <w:szCs w:val="24"/>
          <w:lang w:eastAsia="zh-CN"/>
          <w14:ligatures w14:val="standardContextual"/>
          <w:rPrChange w:id="1026"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1027" w:author="Nils Droste" w:date="2026-07-14T14:17:00Z" w16du:dateUtc="2026-07-14T12:17:00Z">
            <w:rPr>
              <w:rFonts w:ascii="Times New Roman" w:eastAsiaTheme="minorEastAsia" w:hAnsi="Times New Roman"/>
              <w:b/>
              <w:bCs/>
              <w:sz w:val="24"/>
              <w:szCs w:val="24"/>
              <w:lang w:val="sv-SE" w:eastAsia="zh-CN"/>
              <w14:ligatures w14:val="standardContextual"/>
            </w:rPr>
          </w:rPrChange>
        </w:rPr>
        <w:t>98</w:t>
      </w:r>
      <w:r w:rsidRPr="003126AD">
        <w:rPr>
          <w:rFonts w:ascii="Times New Roman" w:eastAsiaTheme="minorEastAsia" w:hAnsi="Times New Roman"/>
          <w:sz w:val="24"/>
          <w:szCs w:val="24"/>
          <w:lang w:eastAsia="zh-CN"/>
          <w14:ligatures w14:val="standardContextual"/>
          <w:rPrChange w:id="1028" w:author="Nils Droste" w:date="2026-07-14T14:17:00Z" w16du:dateUtc="2026-07-14T12:17:00Z">
            <w:rPr>
              <w:rFonts w:ascii="Times New Roman" w:eastAsiaTheme="minorEastAsia" w:hAnsi="Times New Roman"/>
              <w:sz w:val="24"/>
              <w:szCs w:val="24"/>
              <w:lang w:val="sv-SE" w:eastAsia="zh-CN"/>
              <w14:ligatures w14:val="standardContextual"/>
            </w:rPr>
          </w:rPrChange>
        </w:rPr>
        <w:t>, 104–111 (2019).</w:t>
      </w:r>
    </w:p>
    <w:p w14:paraId="500290F6"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1029"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1030"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1031"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34. </w:t>
      </w:r>
      <w:r w:rsidRPr="003126AD">
        <w:rPr>
          <w:rFonts w:ascii="Times New Roman" w:eastAsiaTheme="minorEastAsia" w:hAnsi="Times New Roman"/>
          <w:sz w:val="24"/>
          <w:szCs w:val="24"/>
          <w:lang w:eastAsia="zh-CN"/>
          <w14:ligatures w14:val="standardContextual"/>
          <w:rPrChange w:id="1032"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J. Fridman, M. Walheim, Amount, structure, and dynamics of dead wood on managed forestland in Sweden. </w:t>
      </w:r>
      <w:r w:rsidRPr="003126AD">
        <w:rPr>
          <w:rFonts w:ascii="Times New Roman" w:eastAsiaTheme="minorEastAsia" w:hAnsi="Times New Roman"/>
          <w:i/>
          <w:iCs/>
          <w:sz w:val="24"/>
          <w:szCs w:val="24"/>
          <w:lang w:eastAsia="zh-CN"/>
          <w14:ligatures w14:val="standardContextual"/>
          <w:rPrChange w:id="1033" w:author="Nils Droste" w:date="2026-07-14T14:17:00Z" w16du:dateUtc="2026-07-14T12:17:00Z">
            <w:rPr>
              <w:rFonts w:ascii="Times New Roman" w:eastAsiaTheme="minorEastAsia" w:hAnsi="Times New Roman"/>
              <w:i/>
              <w:iCs/>
              <w:sz w:val="24"/>
              <w:szCs w:val="24"/>
              <w:lang w:val="sv-SE" w:eastAsia="zh-CN"/>
              <w14:ligatures w14:val="standardContextual"/>
            </w:rPr>
          </w:rPrChange>
        </w:rPr>
        <w:t>Forest Ecology and Management</w:t>
      </w:r>
      <w:r w:rsidRPr="003126AD">
        <w:rPr>
          <w:rFonts w:ascii="Times New Roman" w:eastAsiaTheme="minorEastAsia" w:hAnsi="Times New Roman"/>
          <w:sz w:val="24"/>
          <w:szCs w:val="24"/>
          <w:lang w:eastAsia="zh-CN"/>
          <w14:ligatures w14:val="standardContextual"/>
          <w:rPrChange w:id="1034"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1035" w:author="Nils Droste" w:date="2026-07-14T14:17:00Z" w16du:dateUtc="2026-07-14T12:17:00Z">
            <w:rPr>
              <w:rFonts w:ascii="Times New Roman" w:eastAsiaTheme="minorEastAsia" w:hAnsi="Times New Roman"/>
              <w:b/>
              <w:bCs/>
              <w:sz w:val="24"/>
              <w:szCs w:val="24"/>
              <w:lang w:val="sv-SE" w:eastAsia="zh-CN"/>
              <w14:ligatures w14:val="standardContextual"/>
            </w:rPr>
          </w:rPrChange>
        </w:rPr>
        <w:t>131</w:t>
      </w:r>
      <w:r w:rsidRPr="003126AD">
        <w:rPr>
          <w:rFonts w:ascii="Times New Roman" w:eastAsiaTheme="minorEastAsia" w:hAnsi="Times New Roman"/>
          <w:sz w:val="24"/>
          <w:szCs w:val="24"/>
          <w:lang w:eastAsia="zh-CN"/>
          <w14:ligatures w14:val="standardContextual"/>
          <w:rPrChange w:id="1036" w:author="Nils Droste" w:date="2026-07-14T14:17:00Z" w16du:dateUtc="2026-07-14T12:17:00Z">
            <w:rPr>
              <w:rFonts w:ascii="Times New Roman" w:eastAsiaTheme="minorEastAsia" w:hAnsi="Times New Roman"/>
              <w:sz w:val="24"/>
              <w:szCs w:val="24"/>
              <w:lang w:val="sv-SE" w:eastAsia="zh-CN"/>
              <w14:ligatures w14:val="standardContextual"/>
            </w:rPr>
          </w:rPrChange>
        </w:rPr>
        <w:t>, 23–36 (2000).</w:t>
      </w:r>
    </w:p>
    <w:p w14:paraId="0D8006AF"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1037"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1038"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1039"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35. </w:t>
      </w:r>
      <w:r w:rsidRPr="003126AD">
        <w:rPr>
          <w:rFonts w:ascii="Times New Roman" w:eastAsiaTheme="minorEastAsia" w:hAnsi="Times New Roman"/>
          <w:sz w:val="24"/>
          <w:szCs w:val="24"/>
          <w:lang w:eastAsia="zh-CN"/>
          <w14:ligatures w14:val="standardContextual"/>
          <w:rPrChange w:id="1040"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G. Zanchi, M. V. Brady, Evaluating the contribution of forest ecosystem services to societal welfare through linking dynamic ecosystem modelling with economic valuation. </w:t>
      </w:r>
      <w:r w:rsidRPr="003126AD">
        <w:rPr>
          <w:rFonts w:ascii="Times New Roman" w:eastAsiaTheme="minorEastAsia" w:hAnsi="Times New Roman"/>
          <w:i/>
          <w:iCs/>
          <w:sz w:val="24"/>
          <w:szCs w:val="24"/>
          <w:lang w:eastAsia="zh-CN"/>
          <w14:ligatures w14:val="standardContextual"/>
          <w:rPrChange w:id="1041" w:author="Nils Droste" w:date="2026-07-14T14:17:00Z" w16du:dateUtc="2026-07-14T12:17:00Z">
            <w:rPr>
              <w:rFonts w:ascii="Times New Roman" w:eastAsiaTheme="minorEastAsia" w:hAnsi="Times New Roman"/>
              <w:i/>
              <w:iCs/>
              <w:sz w:val="24"/>
              <w:szCs w:val="24"/>
              <w:lang w:val="sv-SE" w:eastAsia="zh-CN"/>
              <w14:ligatures w14:val="standardContextual"/>
            </w:rPr>
          </w:rPrChange>
        </w:rPr>
        <w:t>Ecosystem Services</w:t>
      </w:r>
      <w:r w:rsidRPr="003126AD">
        <w:rPr>
          <w:rFonts w:ascii="Times New Roman" w:eastAsiaTheme="minorEastAsia" w:hAnsi="Times New Roman"/>
          <w:sz w:val="24"/>
          <w:szCs w:val="24"/>
          <w:lang w:eastAsia="zh-CN"/>
          <w14:ligatures w14:val="standardContextual"/>
          <w:rPrChange w:id="1042"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1043" w:author="Nils Droste" w:date="2026-07-14T14:17:00Z" w16du:dateUtc="2026-07-14T12:17:00Z">
            <w:rPr>
              <w:rFonts w:ascii="Times New Roman" w:eastAsiaTheme="minorEastAsia" w:hAnsi="Times New Roman"/>
              <w:b/>
              <w:bCs/>
              <w:sz w:val="24"/>
              <w:szCs w:val="24"/>
              <w:lang w:val="sv-SE" w:eastAsia="zh-CN"/>
              <w14:ligatures w14:val="standardContextual"/>
            </w:rPr>
          </w:rPrChange>
        </w:rPr>
        <w:t>39</w:t>
      </w:r>
      <w:r w:rsidRPr="003126AD">
        <w:rPr>
          <w:rFonts w:ascii="Times New Roman" w:eastAsiaTheme="minorEastAsia" w:hAnsi="Times New Roman"/>
          <w:sz w:val="24"/>
          <w:szCs w:val="24"/>
          <w:lang w:eastAsia="zh-CN"/>
          <w14:ligatures w14:val="standardContextual"/>
          <w:rPrChange w:id="1044" w:author="Nils Droste" w:date="2026-07-14T14:17:00Z" w16du:dateUtc="2026-07-14T12:17:00Z">
            <w:rPr>
              <w:rFonts w:ascii="Times New Roman" w:eastAsiaTheme="minorEastAsia" w:hAnsi="Times New Roman"/>
              <w:sz w:val="24"/>
              <w:szCs w:val="24"/>
              <w:lang w:val="sv-SE" w:eastAsia="zh-CN"/>
              <w14:ligatures w14:val="standardContextual"/>
            </w:rPr>
          </w:rPrChange>
        </w:rPr>
        <w:t>, 101011 (2019).</w:t>
      </w:r>
    </w:p>
    <w:p w14:paraId="038D2ED6"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1045"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1046"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1047"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36. </w:t>
      </w:r>
      <w:r w:rsidRPr="003126AD">
        <w:rPr>
          <w:rFonts w:ascii="Times New Roman" w:eastAsiaTheme="minorEastAsia" w:hAnsi="Times New Roman"/>
          <w:sz w:val="24"/>
          <w:szCs w:val="24"/>
          <w:lang w:eastAsia="zh-CN"/>
          <w14:ligatures w14:val="standardContextual"/>
          <w:rPrChange w:id="1048"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M. Peura, D. Burgas, K. Eyvindson, A. Repo, M. Mönkkönen, Continuous cover forestry is a cost-efficient tool to increase multifunctionality of boreal production forests in Fennoscandia. </w:t>
      </w:r>
      <w:r w:rsidRPr="003126AD">
        <w:rPr>
          <w:rFonts w:ascii="Times New Roman" w:eastAsiaTheme="minorEastAsia" w:hAnsi="Times New Roman"/>
          <w:i/>
          <w:iCs/>
          <w:sz w:val="24"/>
          <w:szCs w:val="24"/>
          <w:lang w:eastAsia="zh-CN"/>
          <w14:ligatures w14:val="standardContextual"/>
          <w:rPrChange w:id="1049" w:author="Nils Droste" w:date="2026-07-14T14:17:00Z" w16du:dateUtc="2026-07-14T12:17:00Z">
            <w:rPr>
              <w:rFonts w:ascii="Times New Roman" w:eastAsiaTheme="minorEastAsia" w:hAnsi="Times New Roman"/>
              <w:i/>
              <w:iCs/>
              <w:sz w:val="24"/>
              <w:szCs w:val="24"/>
              <w:lang w:val="sv-SE" w:eastAsia="zh-CN"/>
              <w14:ligatures w14:val="standardContextual"/>
            </w:rPr>
          </w:rPrChange>
        </w:rPr>
        <w:t>Biological Conservation</w:t>
      </w:r>
      <w:r w:rsidRPr="003126AD">
        <w:rPr>
          <w:rFonts w:ascii="Times New Roman" w:eastAsiaTheme="minorEastAsia" w:hAnsi="Times New Roman"/>
          <w:sz w:val="24"/>
          <w:szCs w:val="24"/>
          <w:lang w:eastAsia="zh-CN"/>
          <w14:ligatures w14:val="standardContextual"/>
          <w:rPrChange w:id="1050"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1051" w:author="Nils Droste" w:date="2026-07-14T14:17:00Z" w16du:dateUtc="2026-07-14T12:17:00Z">
            <w:rPr>
              <w:rFonts w:ascii="Times New Roman" w:eastAsiaTheme="minorEastAsia" w:hAnsi="Times New Roman"/>
              <w:b/>
              <w:bCs/>
              <w:sz w:val="24"/>
              <w:szCs w:val="24"/>
              <w:lang w:val="sv-SE" w:eastAsia="zh-CN"/>
              <w14:ligatures w14:val="standardContextual"/>
            </w:rPr>
          </w:rPrChange>
        </w:rPr>
        <w:t>217</w:t>
      </w:r>
      <w:r w:rsidRPr="003126AD">
        <w:rPr>
          <w:rFonts w:ascii="Times New Roman" w:eastAsiaTheme="minorEastAsia" w:hAnsi="Times New Roman"/>
          <w:sz w:val="24"/>
          <w:szCs w:val="24"/>
          <w:lang w:eastAsia="zh-CN"/>
          <w14:ligatures w14:val="standardContextual"/>
          <w:rPrChange w:id="1052" w:author="Nils Droste" w:date="2026-07-14T14:17:00Z" w16du:dateUtc="2026-07-14T12:17:00Z">
            <w:rPr>
              <w:rFonts w:ascii="Times New Roman" w:eastAsiaTheme="minorEastAsia" w:hAnsi="Times New Roman"/>
              <w:sz w:val="24"/>
              <w:szCs w:val="24"/>
              <w:lang w:val="sv-SE" w:eastAsia="zh-CN"/>
              <w14:ligatures w14:val="standardContextual"/>
            </w:rPr>
          </w:rPrChange>
        </w:rPr>
        <w:t>, 104–112 (2018).</w:t>
      </w:r>
    </w:p>
    <w:p w14:paraId="5A4A7140"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1053"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1054"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1055"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37. </w:t>
      </w:r>
      <w:r w:rsidRPr="003126AD">
        <w:rPr>
          <w:rFonts w:ascii="Times New Roman" w:eastAsiaTheme="minorEastAsia" w:hAnsi="Times New Roman"/>
          <w:sz w:val="24"/>
          <w:szCs w:val="24"/>
          <w:lang w:eastAsia="zh-CN"/>
          <w14:ligatures w14:val="standardContextual"/>
          <w:rPrChange w:id="1056"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Ö. Grönlund, E. Erlandsson, L. Djupström, D. Bergström, L. Eliasson, Nature conservation management in voluntary set-aside forests in Sweden: practices, incentives and barriers. </w:t>
      </w:r>
      <w:r w:rsidRPr="003126AD">
        <w:rPr>
          <w:rFonts w:ascii="Times New Roman" w:eastAsiaTheme="minorEastAsia" w:hAnsi="Times New Roman"/>
          <w:i/>
          <w:iCs/>
          <w:sz w:val="24"/>
          <w:szCs w:val="24"/>
          <w:lang w:eastAsia="zh-CN"/>
          <w14:ligatures w14:val="standardContextual"/>
          <w:rPrChange w:id="1057" w:author="Nils Droste" w:date="2026-07-14T14:17:00Z" w16du:dateUtc="2026-07-14T12:17:00Z">
            <w:rPr>
              <w:rFonts w:ascii="Times New Roman" w:eastAsiaTheme="minorEastAsia" w:hAnsi="Times New Roman"/>
              <w:i/>
              <w:iCs/>
              <w:sz w:val="24"/>
              <w:szCs w:val="24"/>
              <w:lang w:val="sv-SE" w:eastAsia="zh-CN"/>
              <w14:ligatures w14:val="standardContextual"/>
            </w:rPr>
          </w:rPrChange>
        </w:rPr>
        <w:t>Scandinavian Journal of Forest Research</w:t>
      </w:r>
      <w:r w:rsidRPr="003126AD">
        <w:rPr>
          <w:rFonts w:ascii="Times New Roman" w:eastAsiaTheme="minorEastAsia" w:hAnsi="Times New Roman"/>
          <w:sz w:val="24"/>
          <w:szCs w:val="24"/>
          <w:lang w:eastAsia="zh-CN"/>
          <w14:ligatures w14:val="standardContextual"/>
          <w:rPrChange w:id="1058"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1059" w:author="Nils Droste" w:date="2026-07-14T14:17:00Z" w16du:dateUtc="2026-07-14T12:17:00Z">
            <w:rPr>
              <w:rFonts w:ascii="Times New Roman" w:eastAsiaTheme="minorEastAsia" w:hAnsi="Times New Roman"/>
              <w:b/>
              <w:bCs/>
              <w:sz w:val="24"/>
              <w:szCs w:val="24"/>
              <w:lang w:val="sv-SE" w:eastAsia="zh-CN"/>
              <w14:ligatures w14:val="standardContextual"/>
            </w:rPr>
          </w:rPrChange>
        </w:rPr>
        <w:t>35</w:t>
      </w:r>
      <w:r w:rsidRPr="003126AD">
        <w:rPr>
          <w:rFonts w:ascii="Times New Roman" w:eastAsiaTheme="minorEastAsia" w:hAnsi="Times New Roman"/>
          <w:sz w:val="24"/>
          <w:szCs w:val="24"/>
          <w:lang w:eastAsia="zh-CN"/>
          <w14:ligatures w14:val="standardContextual"/>
          <w:rPrChange w:id="1060" w:author="Nils Droste" w:date="2026-07-14T14:17:00Z" w16du:dateUtc="2026-07-14T12:17:00Z">
            <w:rPr>
              <w:rFonts w:ascii="Times New Roman" w:eastAsiaTheme="minorEastAsia" w:hAnsi="Times New Roman"/>
              <w:sz w:val="24"/>
              <w:szCs w:val="24"/>
              <w:lang w:val="sv-SE" w:eastAsia="zh-CN"/>
              <w14:ligatures w14:val="standardContextual"/>
            </w:rPr>
          </w:rPrChange>
        </w:rPr>
        <w:t>, 96–107 (2020).</w:t>
      </w:r>
    </w:p>
    <w:p w14:paraId="74E79637"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1061"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1062"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1063"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38. </w:t>
      </w:r>
      <w:r w:rsidRPr="003126AD">
        <w:rPr>
          <w:rFonts w:ascii="Times New Roman" w:eastAsiaTheme="minorEastAsia" w:hAnsi="Times New Roman"/>
          <w:sz w:val="24"/>
          <w:szCs w:val="24"/>
          <w:lang w:eastAsia="zh-CN"/>
          <w14:ligatures w14:val="standardContextual"/>
          <w:rPrChange w:id="1064"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H. Berglund, B. G. Jonsson, Nested plant and fungal communities; the importance of area and habitat quality in maximizing species capture in boreal old-growth forests. </w:t>
      </w:r>
      <w:r w:rsidRPr="003126AD">
        <w:rPr>
          <w:rFonts w:ascii="Times New Roman" w:eastAsiaTheme="minorEastAsia" w:hAnsi="Times New Roman"/>
          <w:i/>
          <w:iCs/>
          <w:sz w:val="24"/>
          <w:szCs w:val="24"/>
          <w:lang w:eastAsia="zh-CN"/>
          <w14:ligatures w14:val="standardContextual"/>
          <w:rPrChange w:id="1065" w:author="Nils Droste" w:date="2026-07-14T14:17:00Z" w16du:dateUtc="2026-07-14T12:17:00Z">
            <w:rPr>
              <w:rFonts w:ascii="Times New Roman" w:eastAsiaTheme="minorEastAsia" w:hAnsi="Times New Roman"/>
              <w:i/>
              <w:iCs/>
              <w:sz w:val="24"/>
              <w:szCs w:val="24"/>
              <w:lang w:val="sv-SE" w:eastAsia="zh-CN"/>
              <w14:ligatures w14:val="standardContextual"/>
            </w:rPr>
          </w:rPrChange>
        </w:rPr>
        <w:t>Biological Conservation</w:t>
      </w:r>
      <w:r w:rsidRPr="003126AD">
        <w:rPr>
          <w:rFonts w:ascii="Times New Roman" w:eastAsiaTheme="minorEastAsia" w:hAnsi="Times New Roman"/>
          <w:sz w:val="24"/>
          <w:szCs w:val="24"/>
          <w:lang w:eastAsia="zh-CN"/>
          <w14:ligatures w14:val="standardContextual"/>
          <w:rPrChange w:id="1066"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1067" w:author="Nils Droste" w:date="2026-07-14T14:17:00Z" w16du:dateUtc="2026-07-14T12:17:00Z">
            <w:rPr>
              <w:rFonts w:ascii="Times New Roman" w:eastAsiaTheme="minorEastAsia" w:hAnsi="Times New Roman"/>
              <w:b/>
              <w:bCs/>
              <w:sz w:val="24"/>
              <w:szCs w:val="24"/>
              <w:lang w:val="sv-SE" w:eastAsia="zh-CN"/>
              <w14:ligatures w14:val="standardContextual"/>
            </w:rPr>
          </w:rPrChange>
        </w:rPr>
        <w:t>112</w:t>
      </w:r>
      <w:r w:rsidRPr="003126AD">
        <w:rPr>
          <w:rFonts w:ascii="Times New Roman" w:eastAsiaTheme="minorEastAsia" w:hAnsi="Times New Roman"/>
          <w:sz w:val="24"/>
          <w:szCs w:val="24"/>
          <w:lang w:eastAsia="zh-CN"/>
          <w14:ligatures w14:val="standardContextual"/>
          <w:rPrChange w:id="1068" w:author="Nils Droste" w:date="2026-07-14T14:17:00Z" w16du:dateUtc="2026-07-14T12:17:00Z">
            <w:rPr>
              <w:rFonts w:ascii="Times New Roman" w:eastAsiaTheme="minorEastAsia" w:hAnsi="Times New Roman"/>
              <w:sz w:val="24"/>
              <w:szCs w:val="24"/>
              <w:lang w:val="sv-SE" w:eastAsia="zh-CN"/>
              <w14:ligatures w14:val="standardContextual"/>
            </w:rPr>
          </w:rPrChange>
        </w:rPr>
        <w:t>, 319–328 (2003).</w:t>
      </w:r>
    </w:p>
    <w:p w14:paraId="737AA062"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1069"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1070"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1071"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39. </w:t>
      </w:r>
      <w:r w:rsidRPr="003126AD">
        <w:rPr>
          <w:rFonts w:ascii="Times New Roman" w:eastAsiaTheme="minorEastAsia" w:hAnsi="Times New Roman"/>
          <w:sz w:val="24"/>
          <w:szCs w:val="24"/>
          <w:lang w:eastAsia="zh-CN"/>
          <w14:ligatures w14:val="standardContextual"/>
          <w:rPrChange w:id="1072" w:author="Nils Droste" w:date="2026-07-14T14:17:00Z" w16du:dateUtc="2026-07-14T12:17:00Z">
            <w:rPr>
              <w:rFonts w:ascii="Times New Roman" w:eastAsiaTheme="minorEastAsia" w:hAnsi="Times New Roman"/>
              <w:sz w:val="24"/>
              <w:szCs w:val="24"/>
              <w:lang w:val="sv-SE" w:eastAsia="zh-CN"/>
              <w14:ligatures w14:val="standardContextual"/>
            </w:rPr>
          </w:rPrChange>
        </w:rPr>
        <w:tab/>
        <w:t>M. T. Jönsson, S. Fraver, B. G. Jonsson, Forest history and the development of old</w:t>
      </w:r>
      <w:r w:rsidRPr="003126AD">
        <w:rPr>
          <w:rFonts w:ascii="Times New Roman" w:eastAsiaTheme="minorEastAsia" w:hAnsi="Times New Roman" w:hint="eastAsia"/>
          <w:sz w:val="24"/>
          <w:szCs w:val="24"/>
          <w:lang w:eastAsia="zh-CN"/>
          <w14:ligatures w14:val="standardContextual"/>
          <w:rPrChange w:id="1073" w:author="Nils Droste" w:date="2026-07-14T14:17:00Z" w16du:dateUtc="2026-07-14T12:17:00Z">
            <w:rPr>
              <w:rFonts w:ascii="Times New Roman" w:eastAsiaTheme="minorEastAsia" w:hAnsi="Times New Roman" w:hint="eastAsia"/>
              <w:sz w:val="24"/>
              <w:szCs w:val="24"/>
              <w:lang w:val="sv-SE" w:eastAsia="zh-CN"/>
              <w14:ligatures w14:val="standardContextual"/>
            </w:rPr>
          </w:rPrChange>
        </w:rPr>
        <w:t>‐</w:t>
      </w:r>
      <w:r w:rsidRPr="003126AD">
        <w:rPr>
          <w:rFonts w:ascii="Times New Roman" w:eastAsiaTheme="minorEastAsia" w:hAnsi="Times New Roman"/>
          <w:sz w:val="24"/>
          <w:szCs w:val="24"/>
          <w:lang w:eastAsia="zh-CN"/>
          <w14:ligatures w14:val="standardContextual"/>
          <w:rPrChange w:id="1074"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growth characteristics in fragmented boreal forests. </w:t>
      </w:r>
      <w:r w:rsidRPr="003126AD">
        <w:rPr>
          <w:rFonts w:ascii="Times New Roman" w:eastAsiaTheme="minorEastAsia" w:hAnsi="Times New Roman"/>
          <w:i/>
          <w:iCs/>
          <w:sz w:val="24"/>
          <w:szCs w:val="24"/>
          <w:lang w:eastAsia="zh-CN"/>
          <w14:ligatures w14:val="standardContextual"/>
          <w:rPrChange w:id="1075" w:author="Nils Droste" w:date="2026-07-14T14:17:00Z" w16du:dateUtc="2026-07-14T12:17:00Z">
            <w:rPr>
              <w:rFonts w:ascii="Times New Roman" w:eastAsiaTheme="minorEastAsia" w:hAnsi="Times New Roman"/>
              <w:i/>
              <w:iCs/>
              <w:sz w:val="24"/>
              <w:szCs w:val="24"/>
              <w:lang w:val="sv-SE" w:eastAsia="zh-CN"/>
              <w14:ligatures w14:val="standardContextual"/>
            </w:rPr>
          </w:rPrChange>
        </w:rPr>
        <w:t>J Vegetation Science</w:t>
      </w:r>
      <w:r w:rsidRPr="003126AD">
        <w:rPr>
          <w:rFonts w:ascii="Times New Roman" w:eastAsiaTheme="minorEastAsia" w:hAnsi="Times New Roman"/>
          <w:sz w:val="24"/>
          <w:szCs w:val="24"/>
          <w:lang w:eastAsia="zh-CN"/>
          <w14:ligatures w14:val="standardContextual"/>
          <w:rPrChange w:id="1076"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1077" w:author="Nils Droste" w:date="2026-07-14T14:17:00Z" w16du:dateUtc="2026-07-14T12:17:00Z">
            <w:rPr>
              <w:rFonts w:ascii="Times New Roman" w:eastAsiaTheme="minorEastAsia" w:hAnsi="Times New Roman"/>
              <w:b/>
              <w:bCs/>
              <w:sz w:val="24"/>
              <w:szCs w:val="24"/>
              <w:lang w:val="sv-SE" w:eastAsia="zh-CN"/>
              <w14:ligatures w14:val="standardContextual"/>
            </w:rPr>
          </w:rPrChange>
        </w:rPr>
        <w:t>20</w:t>
      </w:r>
      <w:r w:rsidRPr="003126AD">
        <w:rPr>
          <w:rFonts w:ascii="Times New Roman" w:eastAsiaTheme="minorEastAsia" w:hAnsi="Times New Roman"/>
          <w:sz w:val="24"/>
          <w:szCs w:val="24"/>
          <w:lang w:eastAsia="zh-CN"/>
          <w14:ligatures w14:val="standardContextual"/>
          <w:rPrChange w:id="1078" w:author="Nils Droste" w:date="2026-07-14T14:17:00Z" w16du:dateUtc="2026-07-14T12:17:00Z">
            <w:rPr>
              <w:rFonts w:ascii="Times New Roman" w:eastAsiaTheme="minorEastAsia" w:hAnsi="Times New Roman"/>
              <w:sz w:val="24"/>
              <w:szCs w:val="24"/>
              <w:lang w:val="sv-SE" w:eastAsia="zh-CN"/>
              <w14:ligatures w14:val="standardContextual"/>
            </w:rPr>
          </w:rPrChange>
        </w:rPr>
        <w:t>, 91–106 (2009).</w:t>
      </w:r>
    </w:p>
    <w:p w14:paraId="4267B8BA"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1079"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1080"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1081"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40. </w:t>
      </w:r>
      <w:r w:rsidRPr="003126AD">
        <w:rPr>
          <w:rFonts w:ascii="Times New Roman" w:eastAsiaTheme="minorEastAsia" w:hAnsi="Times New Roman"/>
          <w:sz w:val="24"/>
          <w:szCs w:val="24"/>
          <w:lang w:eastAsia="zh-CN"/>
          <w14:ligatures w14:val="standardContextual"/>
          <w:rPrChange w:id="1082"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S. Engel, The Devil in the Detail: A Practical Guide on Designing Payments for Environmental Services. </w:t>
      </w:r>
      <w:r w:rsidRPr="003126AD">
        <w:rPr>
          <w:rFonts w:ascii="Times New Roman" w:eastAsiaTheme="minorEastAsia" w:hAnsi="Times New Roman"/>
          <w:i/>
          <w:iCs/>
          <w:sz w:val="24"/>
          <w:szCs w:val="24"/>
          <w:lang w:eastAsia="zh-CN"/>
          <w14:ligatures w14:val="standardContextual"/>
          <w:rPrChange w:id="1083" w:author="Nils Droste" w:date="2026-07-14T14:17:00Z" w16du:dateUtc="2026-07-14T12:17:00Z">
            <w:rPr>
              <w:rFonts w:ascii="Times New Roman" w:eastAsiaTheme="minorEastAsia" w:hAnsi="Times New Roman"/>
              <w:i/>
              <w:iCs/>
              <w:sz w:val="24"/>
              <w:szCs w:val="24"/>
              <w:lang w:val="sv-SE" w:eastAsia="zh-CN"/>
              <w14:ligatures w14:val="standardContextual"/>
            </w:rPr>
          </w:rPrChange>
        </w:rPr>
        <w:t>IRERE</w:t>
      </w:r>
      <w:r w:rsidRPr="003126AD">
        <w:rPr>
          <w:rFonts w:ascii="Times New Roman" w:eastAsiaTheme="minorEastAsia" w:hAnsi="Times New Roman"/>
          <w:sz w:val="24"/>
          <w:szCs w:val="24"/>
          <w:lang w:eastAsia="zh-CN"/>
          <w14:ligatures w14:val="standardContextual"/>
          <w:rPrChange w:id="1084"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1085" w:author="Nils Droste" w:date="2026-07-14T14:17:00Z" w16du:dateUtc="2026-07-14T12:17:00Z">
            <w:rPr>
              <w:rFonts w:ascii="Times New Roman" w:eastAsiaTheme="minorEastAsia" w:hAnsi="Times New Roman"/>
              <w:b/>
              <w:bCs/>
              <w:sz w:val="24"/>
              <w:szCs w:val="24"/>
              <w:lang w:val="sv-SE" w:eastAsia="zh-CN"/>
              <w14:ligatures w14:val="standardContextual"/>
            </w:rPr>
          </w:rPrChange>
        </w:rPr>
        <w:t>9</w:t>
      </w:r>
      <w:r w:rsidRPr="003126AD">
        <w:rPr>
          <w:rFonts w:ascii="Times New Roman" w:eastAsiaTheme="minorEastAsia" w:hAnsi="Times New Roman"/>
          <w:sz w:val="24"/>
          <w:szCs w:val="24"/>
          <w:lang w:eastAsia="zh-CN"/>
          <w14:ligatures w14:val="standardContextual"/>
          <w:rPrChange w:id="1086" w:author="Nils Droste" w:date="2026-07-14T14:17:00Z" w16du:dateUtc="2026-07-14T12:17:00Z">
            <w:rPr>
              <w:rFonts w:ascii="Times New Roman" w:eastAsiaTheme="minorEastAsia" w:hAnsi="Times New Roman"/>
              <w:sz w:val="24"/>
              <w:szCs w:val="24"/>
              <w:lang w:val="sv-SE" w:eastAsia="zh-CN"/>
              <w14:ligatures w14:val="standardContextual"/>
            </w:rPr>
          </w:rPrChange>
        </w:rPr>
        <w:t>, 131–177 (2016).</w:t>
      </w:r>
    </w:p>
    <w:p w14:paraId="20268B6B"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1087"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1088"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1089"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41. </w:t>
      </w:r>
      <w:r w:rsidRPr="003126AD">
        <w:rPr>
          <w:rFonts w:ascii="Times New Roman" w:eastAsiaTheme="minorEastAsia" w:hAnsi="Times New Roman"/>
          <w:sz w:val="24"/>
          <w:szCs w:val="24"/>
          <w:lang w:eastAsia="zh-CN"/>
          <w14:ligatures w14:val="standardContextual"/>
          <w:rPrChange w:id="1090"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L. D. F. Saint-Cyr, L. Védrine, S. Legras, J. Le Gallo, V. Bellassen, Drivers of PES effectiveness: Some evidence from a quantitative meta-analysis. </w:t>
      </w:r>
      <w:r w:rsidRPr="003126AD">
        <w:rPr>
          <w:rFonts w:ascii="Times New Roman" w:eastAsiaTheme="minorEastAsia" w:hAnsi="Times New Roman"/>
          <w:i/>
          <w:iCs/>
          <w:sz w:val="24"/>
          <w:szCs w:val="24"/>
          <w:lang w:eastAsia="zh-CN"/>
          <w14:ligatures w14:val="standardContextual"/>
          <w:rPrChange w:id="1091" w:author="Nils Droste" w:date="2026-07-14T14:17:00Z" w16du:dateUtc="2026-07-14T12:17:00Z">
            <w:rPr>
              <w:rFonts w:ascii="Times New Roman" w:eastAsiaTheme="minorEastAsia" w:hAnsi="Times New Roman"/>
              <w:i/>
              <w:iCs/>
              <w:sz w:val="24"/>
              <w:szCs w:val="24"/>
              <w:lang w:val="sv-SE" w:eastAsia="zh-CN"/>
              <w14:ligatures w14:val="standardContextual"/>
            </w:rPr>
          </w:rPrChange>
        </w:rPr>
        <w:t>Ecological Economics</w:t>
      </w:r>
      <w:r w:rsidRPr="003126AD">
        <w:rPr>
          <w:rFonts w:ascii="Times New Roman" w:eastAsiaTheme="minorEastAsia" w:hAnsi="Times New Roman"/>
          <w:sz w:val="24"/>
          <w:szCs w:val="24"/>
          <w:lang w:eastAsia="zh-CN"/>
          <w14:ligatures w14:val="standardContextual"/>
          <w:rPrChange w:id="1092"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1093" w:author="Nils Droste" w:date="2026-07-14T14:17:00Z" w16du:dateUtc="2026-07-14T12:17:00Z">
            <w:rPr>
              <w:rFonts w:ascii="Times New Roman" w:eastAsiaTheme="minorEastAsia" w:hAnsi="Times New Roman"/>
              <w:b/>
              <w:bCs/>
              <w:sz w:val="24"/>
              <w:szCs w:val="24"/>
              <w:lang w:val="sv-SE" w:eastAsia="zh-CN"/>
              <w14:ligatures w14:val="standardContextual"/>
            </w:rPr>
          </w:rPrChange>
        </w:rPr>
        <w:t>210</w:t>
      </w:r>
      <w:r w:rsidRPr="003126AD">
        <w:rPr>
          <w:rFonts w:ascii="Times New Roman" w:eastAsiaTheme="minorEastAsia" w:hAnsi="Times New Roman"/>
          <w:sz w:val="24"/>
          <w:szCs w:val="24"/>
          <w:lang w:eastAsia="zh-CN"/>
          <w14:ligatures w14:val="standardContextual"/>
          <w:rPrChange w:id="1094" w:author="Nils Droste" w:date="2026-07-14T14:17:00Z" w16du:dateUtc="2026-07-14T12:17:00Z">
            <w:rPr>
              <w:rFonts w:ascii="Times New Roman" w:eastAsiaTheme="minorEastAsia" w:hAnsi="Times New Roman"/>
              <w:sz w:val="24"/>
              <w:szCs w:val="24"/>
              <w:lang w:val="sv-SE" w:eastAsia="zh-CN"/>
              <w14:ligatures w14:val="standardContextual"/>
            </w:rPr>
          </w:rPrChange>
        </w:rPr>
        <w:t>, 107856 (2023).</w:t>
      </w:r>
    </w:p>
    <w:p w14:paraId="01BF452B"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1095"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1096"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1097" w:author="Nils Droste" w:date="2026-07-14T14:17:00Z" w16du:dateUtc="2026-07-14T12:17:00Z">
            <w:rPr>
              <w:rFonts w:ascii="Times New Roman" w:eastAsiaTheme="minorEastAsia" w:hAnsi="Times New Roman"/>
              <w:sz w:val="24"/>
              <w:szCs w:val="24"/>
              <w:lang w:val="sv-SE" w:eastAsia="zh-CN"/>
              <w14:ligatures w14:val="standardContextual"/>
            </w:rPr>
          </w:rPrChange>
        </w:rPr>
        <w:lastRenderedPageBreak/>
        <w:t xml:space="preserve">42. </w:t>
      </w:r>
      <w:r w:rsidRPr="003126AD">
        <w:rPr>
          <w:rFonts w:ascii="Times New Roman" w:eastAsiaTheme="minorEastAsia" w:hAnsi="Times New Roman"/>
          <w:sz w:val="24"/>
          <w:szCs w:val="24"/>
          <w:lang w:eastAsia="zh-CN"/>
          <w14:ligatures w14:val="standardContextual"/>
          <w:rPrChange w:id="1098"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D. J. Street, L. Burgess, “Designs for Choice Experiments for the Multinomial Logit Model” in </w:t>
      </w:r>
      <w:r w:rsidRPr="003126AD">
        <w:rPr>
          <w:rFonts w:ascii="Times New Roman" w:eastAsiaTheme="minorEastAsia" w:hAnsi="Times New Roman"/>
          <w:i/>
          <w:iCs/>
          <w:sz w:val="24"/>
          <w:szCs w:val="24"/>
          <w:lang w:eastAsia="zh-CN"/>
          <w14:ligatures w14:val="standardContextual"/>
          <w:rPrChange w:id="1099" w:author="Nils Droste" w:date="2026-07-14T14:17:00Z" w16du:dateUtc="2026-07-14T12:17:00Z">
            <w:rPr>
              <w:rFonts w:ascii="Times New Roman" w:eastAsiaTheme="minorEastAsia" w:hAnsi="Times New Roman"/>
              <w:i/>
              <w:iCs/>
              <w:sz w:val="24"/>
              <w:szCs w:val="24"/>
              <w:lang w:val="sv-SE" w:eastAsia="zh-CN"/>
              <w14:ligatures w14:val="standardContextual"/>
            </w:rPr>
          </w:rPrChange>
        </w:rPr>
        <w:t>Wiley Series in Probability and Statistics</w:t>
      </w:r>
      <w:r w:rsidRPr="003126AD">
        <w:rPr>
          <w:rFonts w:ascii="Times New Roman" w:eastAsiaTheme="minorEastAsia" w:hAnsi="Times New Roman"/>
          <w:sz w:val="24"/>
          <w:szCs w:val="24"/>
          <w:lang w:eastAsia="zh-CN"/>
          <w14:ligatures w14:val="standardContextual"/>
          <w:rPrChange w:id="1100" w:author="Nils Droste" w:date="2026-07-14T14:17:00Z" w16du:dateUtc="2026-07-14T12:17:00Z">
            <w:rPr>
              <w:rFonts w:ascii="Times New Roman" w:eastAsiaTheme="minorEastAsia" w:hAnsi="Times New Roman"/>
              <w:sz w:val="24"/>
              <w:szCs w:val="24"/>
              <w:lang w:val="sv-SE" w:eastAsia="zh-CN"/>
              <w14:ligatures w14:val="standardContextual"/>
            </w:rPr>
          </w:rPrChange>
        </w:rPr>
        <w:t>, 1st Ed., K. Hinkelmann, Ed. (Wiley, 2012), pp. 331–378.</w:t>
      </w:r>
    </w:p>
    <w:p w14:paraId="21CD2610" w14:textId="77777777" w:rsidR="00BB5719" w:rsidRPr="003126AD" w:rsidRDefault="00BB5719">
      <w:pPr>
        <w:pStyle w:val="Bibliography"/>
        <w:rPr>
          <w:rFonts w:ascii="Times New Roman" w:eastAsiaTheme="minorEastAsia" w:hAnsi="Times New Roman"/>
          <w:sz w:val="24"/>
          <w:szCs w:val="24"/>
          <w:lang w:eastAsia="zh-CN"/>
          <w14:ligatures w14:val="standardContextual"/>
          <w:rPrChange w:id="1101" w:author="Nils Droste" w:date="2026-07-14T14:17:00Z" w16du:dateUtc="2026-07-14T12:17:00Z">
            <w:rPr>
              <w:rFonts w:ascii="Times New Roman" w:eastAsiaTheme="minorEastAsia" w:hAnsi="Times New Roman"/>
              <w:sz w:val="24"/>
              <w:szCs w:val="24"/>
              <w:lang w:val="sv-SE" w:eastAsia="zh-CN"/>
              <w14:ligatures w14:val="standardContextual"/>
            </w:rPr>
          </w:rPrChange>
        </w:rPr>
        <w:pPrChange w:id="1102"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1103"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43. </w:t>
      </w:r>
      <w:r w:rsidRPr="003126AD">
        <w:rPr>
          <w:rFonts w:ascii="Times New Roman" w:eastAsiaTheme="minorEastAsia" w:hAnsi="Times New Roman"/>
          <w:sz w:val="24"/>
          <w:szCs w:val="24"/>
          <w:lang w:eastAsia="zh-CN"/>
          <w14:ligatures w14:val="standardContextual"/>
          <w:rPrChange w:id="1104"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S. Hess, D. Palma, Apollo: A flexible, powerful and customisable freeware package for choice model estimation and application. </w:t>
      </w:r>
      <w:r w:rsidRPr="003126AD">
        <w:rPr>
          <w:rFonts w:ascii="Times New Roman" w:eastAsiaTheme="minorEastAsia" w:hAnsi="Times New Roman"/>
          <w:i/>
          <w:iCs/>
          <w:sz w:val="24"/>
          <w:szCs w:val="24"/>
          <w:lang w:eastAsia="zh-CN"/>
          <w14:ligatures w14:val="standardContextual"/>
          <w:rPrChange w:id="1105" w:author="Nils Droste" w:date="2026-07-14T14:17:00Z" w16du:dateUtc="2026-07-14T12:17:00Z">
            <w:rPr>
              <w:rFonts w:ascii="Times New Roman" w:eastAsiaTheme="minorEastAsia" w:hAnsi="Times New Roman"/>
              <w:i/>
              <w:iCs/>
              <w:sz w:val="24"/>
              <w:szCs w:val="24"/>
              <w:lang w:val="sv-SE" w:eastAsia="zh-CN"/>
              <w14:ligatures w14:val="standardContextual"/>
            </w:rPr>
          </w:rPrChange>
        </w:rPr>
        <w:t>Journal of Choice Modelling</w:t>
      </w:r>
      <w:r w:rsidRPr="003126AD">
        <w:rPr>
          <w:rFonts w:ascii="Times New Roman" w:eastAsiaTheme="minorEastAsia" w:hAnsi="Times New Roman"/>
          <w:sz w:val="24"/>
          <w:szCs w:val="24"/>
          <w:lang w:eastAsia="zh-CN"/>
          <w14:ligatures w14:val="standardContextual"/>
          <w:rPrChange w:id="1106"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 </w:t>
      </w:r>
      <w:r w:rsidRPr="003126AD">
        <w:rPr>
          <w:rFonts w:ascii="Times New Roman" w:eastAsiaTheme="minorEastAsia" w:hAnsi="Times New Roman"/>
          <w:b/>
          <w:bCs/>
          <w:sz w:val="24"/>
          <w:szCs w:val="24"/>
          <w:lang w:eastAsia="zh-CN"/>
          <w14:ligatures w14:val="standardContextual"/>
          <w:rPrChange w:id="1107" w:author="Nils Droste" w:date="2026-07-14T14:17:00Z" w16du:dateUtc="2026-07-14T12:17:00Z">
            <w:rPr>
              <w:rFonts w:ascii="Times New Roman" w:eastAsiaTheme="minorEastAsia" w:hAnsi="Times New Roman"/>
              <w:b/>
              <w:bCs/>
              <w:sz w:val="24"/>
              <w:szCs w:val="24"/>
              <w:lang w:val="sv-SE" w:eastAsia="zh-CN"/>
              <w14:ligatures w14:val="standardContextual"/>
            </w:rPr>
          </w:rPrChange>
        </w:rPr>
        <w:t>32</w:t>
      </w:r>
      <w:r w:rsidRPr="003126AD">
        <w:rPr>
          <w:rFonts w:ascii="Times New Roman" w:eastAsiaTheme="minorEastAsia" w:hAnsi="Times New Roman"/>
          <w:sz w:val="24"/>
          <w:szCs w:val="24"/>
          <w:lang w:eastAsia="zh-CN"/>
          <w14:ligatures w14:val="standardContextual"/>
          <w:rPrChange w:id="1108" w:author="Nils Droste" w:date="2026-07-14T14:17:00Z" w16du:dateUtc="2026-07-14T12:17:00Z">
            <w:rPr>
              <w:rFonts w:ascii="Times New Roman" w:eastAsiaTheme="minorEastAsia" w:hAnsi="Times New Roman"/>
              <w:sz w:val="24"/>
              <w:szCs w:val="24"/>
              <w:lang w:val="sv-SE" w:eastAsia="zh-CN"/>
              <w14:ligatures w14:val="standardContextual"/>
            </w:rPr>
          </w:rPrChange>
        </w:rPr>
        <w:t>, 100170 (2019).</w:t>
      </w:r>
    </w:p>
    <w:p w14:paraId="563A0A6E" w14:textId="77777777" w:rsidR="00BB5719" w:rsidRPr="00BB5719" w:rsidRDefault="00BB5719">
      <w:pPr>
        <w:pStyle w:val="Bibliography"/>
        <w:rPr>
          <w:rFonts w:ascii="Times New Roman" w:eastAsiaTheme="minorEastAsia" w:hAnsi="Times New Roman"/>
          <w:sz w:val="24"/>
          <w:szCs w:val="24"/>
          <w:lang w:val="sv-SE" w:eastAsia="zh-CN"/>
          <w14:ligatures w14:val="standardContextual"/>
        </w:rPr>
        <w:pPrChange w:id="1109" w:author="Jesper Svensson" w:date="2026-07-13T08:51:00Z" w16du:dateUtc="2026-07-13T06:51:00Z">
          <w:pPr>
            <w:autoSpaceDE w:val="0"/>
            <w:autoSpaceDN w:val="0"/>
            <w:adjustRightInd w:val="0"/>
            <w:spacing w:line="240" w:lineRule="auto"/>
          </w:pPr>
        </w:pPrChange>
      </w:pPr>
      <w:r w:rsidRPr="003126AD">
        <w:rPr>
          <w:rFonts w:ascii="Times New Roman" w:eastAsiaTheme="minorEastAsia" w:hAnsi="Times New Roman"/>
          <w:sz w:val="24"/>
          <w:szCs w:val="24"/>
          <w:lang w:eastAsia="zh-CN"/>
          <w14:ligatures w14:val="standardContextual"/>
          <w:rPrChange w:id="1110" w:author="Nils Droste" w:date="2026-07-14T14:17:00Z" w16du:dateUtc="2026-07-14T12:17:00Z">
            <w:rPr>
              <w:rFonts w:ascii="Times New Roman" w:eastAsiaTheme="minorEastAsia" w:hAnsi="Times New Roman"/>
              <w:sz w:val="24"/>
              <w:szCs w:val="24"/>
              <w:lang w:val="sv-SE" w:eastAsia="zh-CN"/>
              <w14:ligatures w14:val="standardContextual"/>
            </w:rPr>
          </w:rPrChange>
        </w:rPr>
        <w:t xml:space="preserve">44. </w:t>
      </w:r>
      <w:r w:rsidRPr="003126AD">
        <w:rPr>
          <w:rFonts w:ascii="Times New Roman" w:eastAsiaTheme="minorEastAsia" w:hAnsi="Times New Roman"/>
          <w:sz w:val="24"/>
          <w:szCs w:val="24"/>
          <w:lang w:eastAsia="zh-CN"/>
          <w14:ligatures w14:val="standardContextual"/>
          <w:rPrChange w:id="1111" w:author="Nils Droste" w:date="2026-07-14T14:17:00Z" w16du:dateUtc="2026-07-14T12:17:00Z">
            <w:rPr>
              <w:rFonts w:ascii="Times New Roman" w:eastAsiaTheme="minorEastAsia" w:hAnsi="Times New Roman"/>
              <w:sz w:val="24"/>
              <w:szCs w:val="24"/>
              <w:lang w:val="sv-SE" w:eastAsia="zh-CN"/>
              <w14:ligatures w14:val="standardContextual"/>
            </w:rPr>
          </w:rPrChange>
        </w:rPr>
        <w:tab/>
        <w:t xml:space="preserve">R Core Team, R: A Language and Environment for Statistical Computing. </w:t>
      </w:r>
      <w:r w:rsidRPr="00BB5719">
        <w:rPr>
          <w:rFonts w:ascii="Times New Roman" w:eastAsiaTheme="minorEastAsia" w:hAnsi="Times New Roman"/>
          <w:sz w:val="24"/>
          <w:szCs w:val="24"/>
          <w:lang w:val="sv-SE" w:eastAsia="zh-CN"/>
          <w14:ligatures w14:val="standardContextual"/>
        </w:rPr>
        <w:t>(2024). Deposited 2024.</w:t>
      </w:r>
    </w:p>
    <w:p w14:paraId="3E062D4E" w14:textId="0BAF0DE8" w:rsidR="00CF79C1" w:rsidRPr="00BB5719" w:rsidDel="00766299" w:rsidRDefault="00CF79C1" w:rsidP="00BB5719">
      <w:pPr>
        <w:pStyle w:val="Bibliography"/>
        <w:rPr>
          <w:rFonts w:eastAsiaTheme="minorEastAsia"/>
          <w:lang w:eastAsia="zh-CN"/>
        </w:rPr>
      </w:pPr>
    </w:p>
    <w:p w14:paraId="0E04D0BF" w14:textId="1F3827CD" w:rsidR="00CF79C1" w:rsidRPr="00BB5719" w:rsidDel="00766299" w:rsidRDefault="00CF79C1" w:rsidP="00BB5719">
      <w:pPr>
        <w:pStyle w:val="Bibliography"/>
        <w:rPr>
          <w:rFonts w:eastAsiaTheme="minorEastAsia"/>
          <w:lang w:eastAsia="zh-CN"/>
        </w:rPr>
      </w:pPr>
    </w:p>
    <w:p w14:paraId="69C8E6D5" w14:textId="158E4CC8" w:rsidR="00CF79C1" w:rsidRPr="00BB5719" w:rsidDel="00766299" w:rsidRDefault="00CF79C1" w:rsidP="00BB5719">
      <w:pPr>
        <w:pStyle w:val="Bibliography"/>
        <w:rPr>
          <w:rFonts w:eastAsiaTheme="minorEastAsia"/>
          <w:lang w:val="da-DK" w:eastAsia="zh-CN"/>
        </w:rPr>
      </w:pPr>
    </w:p>
    <w:p w14:paraId="5B4C631A" w14:textId="0FE47E21" w:rsidR="00CF79C1" w:rsidRPr="00BB5719" w:rsidDel="00766299" w:rsidRDefault="00CF79C1" w:rsidP="00BB5719">
      <w:pPr>
        <w:pStyle w:val="Bibliography"/>
        <w:rPr>
          <w:rFonts w:eastAsiaTheme="minorEastAsia"/>
          <w:lang w:val="da-DK" w:eastAsia="zh-CN"/>
        </w:rPr>
      </w:pPr>
    </w:p>
    <w:p w14:paraId="1C82C19A" w14:textId="29B732F2" w:rsidR="00CF79C1" w:rsidRPr="00BB5719" w:rsidDel="00766299" w:rsidRDefault="00CF79C1" w:rsidP="00BB5719">
      <w:pPr>
        <w:pStyle w:val="Bibliography"/>
        <w:rPr>
          <w:rFonts w:eastAsiaTheme="minorEastAsia"/>
          <w:lang w:val="sv-SE" w:eastAsia="zh-CN"/>
        </w:rPr>
      </w:pPr>
    </w:p>
    <w:p w14:paraId="5F49ECA9" w14:textId="054E5D7F" w:rsidR="00CF79C1" w:rsidRPr="00BB5719" w:rsidDel="00766299" w:rsidRDefault="00CF79C1" w:rsidP="00BB5719">
      <w:pPr>
        <w:pStyle w:val="Bibliography"/>
        <w:rPr>
          <w:rFonts w:eastAsiaTheme="minorEastAsia"/>
          <w:lang w:val="da-DK" w:eastAsia="zh-CN"/>
        </w:rPr>
      </w:pPr>
    </w:p>
    <w:p w14:paraId="320906AE" w14:textId="6C577283" w:rsidR="00CF79C1" w:rsidRPr="00BB5719" w:rsidDel="00766299" w:rsidRDefault="00CF79C1" w:rsidP="00BB5719">
      <w:pPr>
        <w:pStyle w:val="Bibliography"/>
        <w:rPr>
          <w:rFonts w:eastAsiaTheme="minorEastAsia"/>
          <w:lang w:val="da-DK" w:eastAsia="zh-CN"/>
        </w:rPr>
      </w:pPr>
    </w:p>
    <w:p w14:paraId="1F5221A5" w14:textId="3AE1D5B5" w:rsidR="00CF79C1" w:rsidRPr="00BB5719" w:rsidDel="00766299" w:rsidRDefault="00CF79C1" w:rsidP="00BB5719">
      <w:pPr>
        <w:pStyle w:val="Bibliography"/>
        <w:rPr>
          <w:rFonts w:eastAsiaTheme="minorEastAsia"/>
          <w:lang w:val="da-DK" w:eastAsia="zh-CN"/>
        </w:rPr>
      </w:pPr>
    </w:p>
    <w:p w14:paraId="2CE18804" w14:textId="2668473C" w:rsidR="00CF79C1" w:rsidRPr="00BB5719" w:rsidDel="00766299" w:rsidRDefault="00CF79C1" w:rsidP="00BB5719">
      <w:pPr>
        <w:pStyle w:val="Bibliography"/>
        <w:rPr>
          <w:rFonts w:eastAsiaTheme="minorEastAsia"/>
          <w:lang w:val="da-DK" w:eastAsia="zh-CN"/>
        </w:rPr>
      </w:pPr>
    </w:p>
    <w:p w14:paraId="632BC975" w14:textId="16E885C1" w:rsidR="00CF79C1" w:rsidRPr="00BB5719" w:rsidDel="00766299" w:rsidRDefault="00CF79C1" w:rsidP="00BB5719">
      <w:pPr>
        <w:pStyle w:val="Bibliography"/>
        <w:rPr>
          <w:rFonts w:eastAsiaTheme="minorEastAsia"/>
          <w:lang w:val="da-DK" w:eastAsia="zh-CN"/>
        </w:rPr>
      </w:pPr>
    </w:p>
    <w:p w14:paraId="21DC7CB3" w14:textId="1D49E53F" w:rsidR="00CF79C1" w:rsidRPr="00BB5719" w:rsidDel="00766299" w:rsidRDefault="00CF79C1" w:rsidP="00BB5719">
      <w:pPr>
        <w:pStyle w:val="Bibliography"/>
        <w:rPr>
          <w:rFonts w:eastAsiaTheme="minorEastAsia"/>
          <w:lang w:val="da-DK" w:eastAsia="zh-CN"/>
        </w:rPr>
      </w:pPr>
    </w:p>
    <w:p w14:paraId="22A8A7C9" w14:textId="4E0C12BD" w:rsidR="00CF79C1" w:rsidRPr="00BB5719" w:rsidDel="00766299" w:rsidRDefault="00CF79C1" w:rsidP="00BB5719">
      <w:pPr>
        <w:pStyle w:val="Bibliography"/>
        <w:rPr>
          <w:rFonts w:eastAsiaTheme="minorEastAsia"/>
          <w:lang w:val="da-DK" w:eastAsia="zh-CN"/>
        </w:rPr>
      </w:pPr>
    </w:p>
    <w:p w14:paraId="3B398BCF" w14:textId="1C8F5C0F" w:rsidR="00CF79C1" w:rsidRPr="00BB5719" w:rsidDel="00766299" w:rsidRDefault="00CF79C1" w:rsidP="00BB5719">
      <w:pPr>
        <w:pStyle w:val="Bibliography"/>
        <w:rPr>
          <w:rFonts w:eastAsiaTheme="minorEastAsia"/>
          <w:lang w:val="da-DK" w:eastAsia="zh-CN"/>
        </w:rPr>
      </w:pPr>
    </w:p>
    <w:p w14:paraId="29B54A1C" w14:textId="3364E89E" w:rsidR="00CF79C1" w:rsidRPr="00BB5719" w:rsidDel="00766299" w:rsidRDefault="00CF79C1" w:rsidP="00BB5719">
      <w:pPr>
        <w:pStyle w:val="Bibliography"/>
        <w:rPr>
          <w:rFonts w:eastAsiaTheme="minorEastAsia"/>
          <w:lang w:val="da-DK" w:eastAsia="zh-CN"/>
        </w:rPr>
      </w:pPr>
    </w:p>
    <w:p w14:paraId="2AE8D9B5" w14:textId="73542838" w:rsidR="00CF79C1" w:rsidRPr="00BB5719" w:rsidDel="00766299" w:rsidRDefault="00CF79C1" w:rsidP="00BB5719">
      <w:pPr>
        <w:pStyle w:val="Bibliography"/>
        <w:rPr>
          <w:rFonts w:eastAsiaTheme="minorEastAsia"/>
          <w:lang w:val="da-DK" w:eastAsia="zh-CN"/>
        </w:rPr>
      </w:pPr>
    </w:p>
    <w:p w14:paraId="41F4BDCF" w14:textId="116AF10D" w:rsidR="00CF79C1" w:rsidRPr="00BB5719" w:rsidDel="00766299" w:rsidRDefault="00CF79C1" w:rsidP="00BB5719">
      <w:pPr>
        <w:pStyle w:val="Bibliography"/>
        <w:rPr>
          <w:rFonts w:eastAsiaTheme="minorEastAsia"/>
          <w:lang w:val="da-DK" w:eastAsia="zh-CN"/>
        </w:rPr>
      </w:pPr>
    </w:p>
    <w:p w14:paraId="65228BDC" w14:textId="54728B22" w:rsidR="00CF79C1" w:rsidRPr="00BB5719" w:rsidDel="00766299" w:rsidRDefault="00CF79C1" w:rsidP="00BB5719">
      <w:pPr>
        <w:pStyle w:val="Bibliography"/>
        <w:rPr>
          <w:rFonts w:eastAsiaTheme="minorEastAsia"/>
          <w:lang w:val="da-DK" w:eastAsia="zh-CN"/>
        </w:rPr>
      </w:pPr>
    </w:p>
    <w:p w14:paraId="795C52B5" w14:textId="5DE8416A" w:rsidR="00CF79C1" w:rsidRPr="00BB5719" w:rsidDel="00766299" w:rsidRDefault="00CF79C1" w:rsidP="00BB5719">
      <w:pPr>
        <w:pStyle w:val="Bibliography"/>
        <w:rPr>
          <w:rFonts w:eastAsiaTheme="minorEastAsia"/>
          <w:lang w:val="da-DK" w:eastAsia="zh-CN"/>
        </w:rPr>
      </w:pPr>
    </w:p>
    <w:p w14:paraId="65DDD726" w14:textId="63C78DC1" w:rsidR="00CF79C1" w:rsidRPr="00BB5719" w:rsidDel="00766299" w:rsidRDefault="00CF79C1" w:rsidP="00BB5719">
      <w:pPr>
        <w:pStyle w:val="Bibliography"/>
        <w:rPr>
          <w:rFonts w:eastAsiaTheme="minorEastAsia"/>
          <w:lang w:val="da-DK" w:eastAsia="zh-CN"/>
        </w:rPr>
      </w:pPr>
    </w:p>
    <w:p w14:paraId="0A93AE24" w14:textId="1EFE5B02" w:rsidR="00CF79C1" w:rsidRPr="00BB5719" w:rsidDel="00766299" w:rsidRDefault="00CF79C1" w:rsidP="00BB5719">
      <w:pPr>
        <w:pStyle w:val="Bibliography"/>
        <w:rPr>
          <w:rFonts w:eastAsiaTheme="minorEastAsia"/>
          <w:lang w:val="da-DK" w:eastAsia="zh-CN"/>
        </w:rPr>
      </w:pPr>
    </w:p>
    <w:p w14:paraId="5E8C4CAE" w14:textId="3B758898" w:rsidR="00CF79C1" w:rsidRPr="00BB5719" w:rsidDel="00766299" w:rsidRDefault="00CF79C1" w:rsidP="00BB5719">
      <w:pPr>
        <w:pStyle w:val="Bibliography"/>
        <w:rPr>
          <w:rFonts w:eastAsiaTheme="minorEastAsia"/>
          <w:lang w:val="da-DK" w:eastAsia="zh-CN"/>
        </w:rPr>
      </w:pPr>
    </w:p>
    <w:p w14:paraId="4766927E" w14:textId="0E861FF2" w:rsidR="00CF79C1" w:rsidRPr="00BB5719" w:rsidDel="00766299" w:rsidRDefault="00CF79C1" w:rsidP="00BB5719">
      <w:pPr>
        <w:pStyle w:val="Bibliography"/>
        <w:rPr>
          <w:rFonts w:eastAsiaTheme="minorEastAsia"/>
          <w:lang w:val="da-DK" w:eastAsia="zh-CN"/>
        </w:rPr>
      </w:pPr>
    </w:p>
    <w:p w14:paraId="450EB919" w14:textId="2E07D43C" w:rsidR="00CF79C1" w:rsidRPr="00BB5719" w:rsidDel="00766299" w:rsidRDefault="00CF79C1" w:rsidP="00BB5719">
      <w:pPr>
        <w:pStyle w:val="Bibliography"/>
        <w:rPr>
          <w:rFonts w:eastAsiaTheme="minorEastAsia"/>
          <w:lang w:val="sv-SE" w:eastAsia="zh-CN"/>
        </w:rPr>
      </w:pPr>
    </w:p>
    <w:p w14:paraId="60DFDF4E" w14:textId="5E3244E7" w:rsidR="00CF79C1" w:rsidRPr="00BB5719" w:rsidDel="00766299" w:rsidRDefault="00CF79C1" w:rsidP="00BB5719">
      <w:pPr>
        <w:pStyle w:val="Bibliography"/>
        <w:rPr>
          <w:rFonts w:eastAsiaTheme="minorEastAsia"/>
          <w:lang w:val="sv-SE" w:eastAsia="zh-CN"/>
        </w:rPr>
      </w:pPr>
    </w:p>
    <w:p w14:paraId="07868A68" w14:textId="60245A9E" w:rsidR="00CF79C1" w:rsidRPr="00BB5719" w:rsidDel="00766299" w:rsidRDefault="00CF79C1" w:rsidP="00BB5719">
      <w:pPr>
        <w:pStyle w:val="Bibliography"/>
        <w:rPr>
          <w:rFonts w:eastAsiaTheme="minorEastAsia"/>
          <w:lang w:val="sv-SE" w:eastAsia="zh-CN"/>
        </w:rPr>
      </w:pPr>
    </w:p>
    <w:p w14:paraId="4F786DCE" w14:textId="3A8B223A" w:rsidR="00CF79C1" w:rsidRPr="00BB5719" w:rsidDel="00766299" w:rsidRDefault="00CF79C1" w:rsidP="00BB5719">
      <w:pPr>
        <w:pStyle w:val="Bibliography"/>
        <w:rPr>
          <w:rFonts w:eastAsiaTheme="minorEastAsia"/>
          <w:lang w:val="sv-SE" w:eastAsia="zh-CN"/>
        </w:rPr>
      </w:pPr>
    </w:p>
    <w:p w14:paraId="5A195040" w14:textId="3047024B" w:rsidR="00CF79C1" w:rsidRPr="00BB5719" w:rsidDel="00766299" w:rsidRDefault="00CF79C1" w:rsidP="00BB5719">
      <w:pPr>
        <w:pStyle w:val="Bibliography"/>
        <w:rPr>
          <w:rFonts w:eastAsiaTheme="minorEastAsia"/>
          <w:lang w:val="sv-SE" w:eastAsia="zh-CN"/>
        </w:rPr>
      </w:pPr>
    </w:p>
    <w:p w14:paraId="18288DFB" w14:textId="44C2D727" w:rsidR="00CF79C1" w:rsidRPr="00BB5719" w:rsidDel="00766299" w:rsidRDefault="00CF79C1" w:rsidP="00BB5719">
      <w:pPr>
        <w:pStyle w:val="Bibliography"/>
        <w:rPr>
          <w:rFonts w:eastAsiaTheme="minorEastAsia"/>
          <w:lang w:val="sv-SE" w:eastAsia="zh-CN"/>
        </w:rPr>
      </w:pPr>
    </w:p>
    <w:p w14:paraId="66DB8AC8" w14:textId="3CF8E704" w:rsidR="00CF79C1" w:rsidRPr="00BB5719" w:rsidDel="00766299" w:rsidRDefault="00CF79C1" w:rsidP="00BB5719">
      <w:pPr>
        <w:pStyle w:val="Bibliography"/>
        <w:rPr>
          <w:rFonts w:eastAsiaTheme="minorEastAsia"/>
          <w:lang w:val="sv-SE" w:eastAsia="zh-CN"/>
        </w:rPr>
      </w:pPr>
    </w:p>
    <w:p w14:paraId="0F680821" w14:textId="56333242" w:rsidR="00CF79C1" w:rsidRPr="00BB5719" w:rsidDel="00766299" w:rsidRDefault="00CF79C1" w:rsidP="00BB5719">
      <w:pPr>
        <w:pStyle w:val="Bibliography"/>
        <w:rPr>
          <w:rFonts w:eastAsiaTheme="minorEastAsia"/>
          <w:lang w:val="sv-SE" w:eastAsia="zh-CN"/>
        </w:rPr>
      </w:pPr>
    </w:p>
    <w:p w14:paraId="250C9BED" w14:textId="1817A9A1" w:rsidR="00CF79C1" w:rsidRPr="00BB5719" w:rsidDel="00766299" w:rsidRDefault="00CF79C1" w:rsidP="00BB5719">
      <w:pPr>
        <w:pStyle w:val="Bibliography"/>
        <w:rPr>
          <w:rFonts w:eastAsiaTheme="minorEastAsia"/>
          <w:lang w:val="sv-SE" w:eastAsia="zh-CN"/>
        </w:rPr>
      </w:pPr>
    </w:p>
    <w:p w14:paraId="6FC6A6F1" w14:textId="56DC4468" w:rsidR="00CF79C1" w:rsidRPr="00BB5719" w:rsidDel="00766299" w:rsidRDefault="00CF79C1" w:rsidP="00BB5719">
      <w:pPr>
        <w:pStyle w:val="Bibliography"/>
        <w:rPr>
          <w:rFonts w:eastAsiaTheme="minorEastAsia"/>
          <w:lang w:val="sv-SE" w:eastAsia="zh-CN"/>
        </w:rPr>
      </w:pPr>
    </w:p>
    <w:p w14:paraId="32FF4F35" w14:textId="151A1549" w:rsidR="00CF79C1" w:rsidRPr="00BB5719" w:rsidDel="00766299" w:rsidRDefault="00CF79C1" w:rsidP="00BB5719">
      <w:pPr>
        <w:pStyle w:val="Bibliography"/>
        <w:rPr>
          <w:rFonts w:eastAsiaTheme="minorEastAsia"/>
          <w:lang w:val="sv-SE" w:eastAsia="zh-CN"/>
        </w:rPr>
      </w:pPr>
    </w:p>
    <w:p w14:paraId="078E6E10" w14:textId="03CAB8FF" w:rsidR="00CF79C1" w:rsidRPr="00BB5719" w:rsidDel="00766299" w:rsidRDefault="00CF79C1" w:rsidP="00BB5719">
      <w:pPr>
        <w:pStyle w:val="Bibliography"/>
        <w:rPr>
          <w:rFonts w:eastAsiaTheme="minorEastAsia"/>
          <w:lang w:val="sv-SE" w:eastAsia="zh-CN"/>
        </w:rPr>
      </w:pPr>
    </w:p>
    <w:p w14:paraId="7E210C10" w14:textId="1D29317A" w:rsidR="00CF79C1" w:rsidRPr="00BB5719" w:rsidDel="00766299" w:rsidRDefault="00CF79C1" w:rsidP="00BB5719">
      <w:pPr>
        <w:pStyle w:val="Bibliography"/>
        <w:rPr>
          <w:rFonts w:eastAsiaTheme="minorEastAsia"/>
          <w:lang w:val="sv-SE" w:eastAsia="zh-CN"/>
        </w:rPr>
      </w:pPr>
    </w:p>
    <w:p w14:paraId="54D8C11D" w14:textId="57B3AD47" w:rsidR="00CF79C1" w:rsidRPr="00BB5719" w:rsidDel="00766299" w:rsidRDefault="00CF79C1" w:rsidP="00BB5719">
      <w:pPr>
        <w:pStyle w:val="Bibliography"/>
        <w:rPr>
          <w:rFonts w:eastAsiaTheme="minorEastAsia"/>
          <w:lang w:val="da-DK" w:eastAsia="zh-CN"/>
        </w:rPr>
      </w:pPr>
    </w:p>
    <w:p w14:paraId="1A7566C1" w14:textId="465EAB8F" w:rsidR="00CF79C1" w:rsidRPr="00BB5719" w:rsidDel="00766299" w:rsidRDefault="00CF79C1" w:rsidP="00BB5719">
      <w:pPr>
        <w:pStyle w:val="Bibliography"/>
        <w:rPr>
          <w:rFonts w:eastAsiaTheme="minorEastAsia"/>
          <w:lang w:val="da-DK" w:eastAsia="zh-CN"/>
        </w:rPr>
      </w:pPr>
    </w:p>
    <w:p w14:paraId="24F3BF33" w14:textId="14F94DAD" w:rsidR="00CF79C1" w:rsidRPr="00BB5719" w:rsidDel="00766299" w:rsidRDefault="00CF79C1" w:rsidP="00BB5719">
      <w:pPr>
        <w:pStyle w:val="Bibliography"/>
        <w:rPr>
          <w:rFonts w:eastAsiaTheme="minorEastAsia"/>
          <w:lang w:val="da-DK" w:eastAsia="zh-CN"/>
        </w:rPr>
      </w:pPr>
    </w:p>
    <w:p w14:paraId="35FACD23" w14:textId="7D73D7E5" w:rsidR="00CF79C1" w:rsidRPr="00BB5719" w:rsidDel="00766299" w:rsidRDefault="00CF79C1" w:rsidP="00BB5719">
      <w:pPr>
        <w:pStyle w:val="Bibliography"/>
        <w:rPr>
          <w:rFonts w:eastAsiaTheme="minorEastAsia"/>
          <w:lang w:val="da-DK" w:eastAsia="zh-CN"/>
        </w:rPr>
      </w:pPr>
    </w:p>
    <w:p w14:paraId="719C87BC" w14:textId="64FFAEE2" w:rsidR="00CF79C1" w:rsidRPr="00BB5719" w:rsidDel="00766299" w:rsidRDefault="00CF79C1" w:rsidP="00BB5719">
      <w:pPr>
        <w:pStyle w:val="Bibliography"/>
        <w:rPr>
          <w:rFonts w:eastAsiaTheme="minorEastAsia"/>
          <w:lang w:val="da-DK" w:eastAsia="zh-CN"/>
        </w:rPr>
      </w:pPr>
    </w:p>
    <w:p w14:paraId="1D103734" w14:textId="577B8E65" w:rsidR="00CF79C1" w:rsidRPr="00BB5719" w:rsidDel="00766299" w:rsidRDefault="00CF79C1" w:rsidP="00BB5719">
      <w:pPr>
        <w:pStyle w:val="Bibliography"/>
        <w:rPr>
          <w:rFonts w:eastAsiaTheme="minorEastAsia"/>
          <w:lang w:val="sv-SE" w:eastAsia="zh-CN"/>
        </w:rPr>
      </w:pPr>
    </w:p>
    <w:p w14:paraId="7BD9FD7C" w14:textId="12227BC4" w:rsidR="003D7BB1" w:rsidRPr="00AE000A" w:rsidRDefault="003D7BB1" w:rsidP="00CF79C1">
      <w:pPr>
        <w:pStyle w:val="Bibliography"/>
        <w:rPr>
          <w:sz w:val="24"/>
          <w:szCs w:val="24"/>
          <w:lang w:val="en-GB"/>
        </w:rPr>
      </w:pPr>
      <w:r w:rsidRPr="003D7BB1">
        <w:rPr>
          <w:rFonts w:ascii="Times New Roman" w:hAnsi="Times New Roman"/>
        </w:rPr>
        <w:fldChar w:fldCharType="end"/>
      </w:r>
      <w:bookmarkEnd w:id="754"/>
    </w:p>
    <w:sectPr w:rsidR="003D7BB1" w:rsidRPr="00AE000A" w:rsidSect="0062650B">
      <w:pgSz w:w="11906" w:h="16838"/>
      <w:pgMar w:top="1418" w:right="1418" w:bottom="1418" w:left="1418"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55" w:author="Nils Droste" w:date="2026-07-14T16:43:00Z" w:initials="ND">
    <w:p w14:paraId="008792C1" w14:textId="77777777" w:rsidR="004B43FF" w:rsidRDefault="004B43FF" w:rsidP="004B43FF">
      <w:r>
        <w:rPr>
          <w:rStyle w:val="CommentReference"/>
        </w:rPr>
        <w:annotationRef/>
      </w:r>
      <w:r>
        <w:rPr>
          <w:sz w:val="20"/>
        </w:rPr>
        <w:t>We need to update panel letters to A) and B).</w:t>
      </w:r>
    </w:p>
  </w:comment>
  <w:comment w:id="156" w:author="Nils Droste" w:date="2026-07-17T16:06:00Z" w:initials="ND">
    <w:p w14:paraId="565110E5" w14:textId="77777777" w:rsidR="00D10EA1" w:rsidRDefault="00D10EA1" w:rsidP="00D10EA1">
      <w:r>
        <w:rPr>
          <w:rStyle w:val="CommentReference"/>
        </w:rPr>
        <w:annotationRef/>
      </w:r>
      <w:r>
        <w:rPr>
          <w:sz w:val="20"/>
        </w:rPr>
        <w:t>done</w:t>
      </w:r>
    </w:p>
  </w:comment>
  <w:comment w:id="688" w:author="Nils Droste" w:date="2026-07-17T20:58:00Z" w:initials="ND">
    <w:p w14:paraId="740296AD" w14:textId="77777777" w:rsidR="00C170E2" w:rsidRDefault="00C170E2" w:rsidP="00C170E2">
      <w:r>
        <w:rPr>
          <w:rStyle w:val="CommentReference"/>
        </w:rPr>
        <w:annotationRef/>
      </w:r>
      <w:r>
        <w:rPr>
          <w:color w:val="99B9EB"/>
          <w:sz w:val="20"/>
        </w:rPr>
        <w:t>Sources</w:t>
      </w:r>
    </w:p>
    <w:p w14:paraId="225B576C" w14:textId="77777777" w:rsidR="00C170E2" w:rsidRDefault="00C170E2" w:rsidP="00C170E2">
      <w:r>
        <w:rPr>
          <w:color w:val="262626"/>
          <w:sz w:val="20"/>
        </w:rPr>
        <w:t xml:space="preserve">Skogsstyrelsen (Swedish Forest Agency). Statistics on naturvårdsavtal (voluntary nature conservation agreements): compensation levels and payment formula (1.2% of stumpage value per contract-year). </w:t>
      </w:r>
      <w:hyperlink r:id="rId1" w:history="1">
        <w:r w:rsidRPr="00063B40">
          <w:rPr>
            <w:rStyle w:val="Hyperlink"/>
            <w:sz w:val="20"/>
          </w:rPr>
          <w:t>https://www.skogsstyrelsen.se/aga-skog/skydda-skog/naturvardsavtal/</w:t>
        </w:r>
      </w:hyperlink>
      <w:r>
        <w:rPr>
          <w:color w:val="262626"/>
          <w:sz w:val="20"/>
        </w:rPr>
        <w:t xml:space="preserve"> </w:t>
      </w:r>
    </w:p>
    <w:p w14:paraId="2535855B" w14:textId="77777777" w:rsidR="00C170E2" w:rsidRDefault="00C170E2" w:rsidP="00C170E2">
      <w:r>
        <w:rPr>
          <w:color w:val="262626"/>
          <w:sz w:val="20"/>
        </w:rPr>
        <w:t xml:space="preserve">Skogsstyrelsen (Swedish Forest Agency). Statistics on formal forest protection and compensation (intrångsersättning, 125% of estimated market-value reduction). </w:t>
      </w:r>
      <w:hyperlink r:id="rId2" w:history="1">
        <w:r w:rsidRPr="00063B40">
          <w:rPr>
            <w:rStyle w:val="Hyperlink"/>
            <w:sz w:val="20"/>
          </w:rPr>
          <w:t>https://www.skogsstyrelsen.se/statistik/skyddad-skog/formella-skydd-och-ersattningar/</w:t>
        </w:r>
      </w:hyperlink>
      <w:r>
        <w:rPr>
          <w:color w:val="262626"/>
          <w:sz w:val="20"/>
        </w:rPr>
        <w:t xml:space="preserve"> </w:t>
      </w:r>
    </w:p>
    <w:p w14:paraId="1149B39A" w14:textId="77777777" w:rsidR="00C170E2" w:rsidRDefault="00C170E2" w:rsidP="00C170E2">
      <w:r>
        <w:rPr>
          <w:color w:val="262626"/>
          <w:sz w:val="20"/>
        </w:rPr>
        <w:t xml:space="preserve">Skogsstyrelsen (Swedish Forest Agency). Statistics on average forest land prices (Priser på skogsmark), national average and regional range. </w:t>
      </w:r>
      <w:hyperlink r:id="rId3" w:history="1">
        <w:r w:rsidRPr="00063B40">
          <w:rPr>
            <w:rStyle w:val="Hyperlink"/>
            <w:sz w:val="20"/>
          </w:rPr>
          <w:t>https://www.skogsstyrelsen.se/statistik/ekonomi/priser-pa-skogsmark/</w:t>
        </w:r>
      </w:hyperlink>
      <w:r>
        <w:rPr>
          <w:color w:val="262626"/>
          <w:sz w:val="20"/>
        </w:rPr>
        <w:t xml:space="preserve"> </w:t>
      </w:r>
    </w:p>
    <w:p w14:paraId="537BCF9E" w14:textId="77777777" w:rsidR="00C170E2" w:rsidRDefault="00C170E2" w:rsidP="00C170E2">
      <w:r>
        <w:rPr>
          <w:color w:val="262626"/>
          <w:sz w:val="20"/>
        </w:rPr>
        <w:t xml:space="preserve">Skogforsk. Statistics on forestry harvesting and management costs (Skogsbrukets kostnader och intäkter), including the continuous-cover versus conventional regeneration-felling cost differential already cited in the manuscript. </w:t>
      </w:r>
      <w:hyperlink r:id="rId4" w:history="1">
        <w:r w:rsidRPr="00063B40">
          <w:rPr>
            <w:rStyle w:val="Hyperlink"/>
            <w:sz w:val="20"/>
          </w:rPr>
          <w:t>https://www.skogforsk.se/kunskapsbanken/temasidor/kostnader-och-intakter/</w:t>
        </w:r>
      </w:hyperlink>
      <w:r>
        <w:rPr>
          <w:color w:val="262626"/>
          <w:sz w:val="20"/>
        </w:rPr>
        <w:t xml:space="preserve"> </w:t>
      </w:r>
    </w:p>
    <w:p w14:paraId="36EC8980" w14:textId="77777777" w:rsidR="00C170E2" w:rsidRDefault="00C170E2" w:rsidP="00C170E2"/>
  </w:comment>
  <w:comment w:id="689" w:author="Nils Droste" w:date="2026-07-17T20:59:00Z" w:initials="ND">
    <w:p w14:paraId="42DAE9B8" w14:textId="77777777" w:rsidR="00D22018" w:rsidRDefault="00D22018" w:rsidP="00D22018">
      <w:r>
        <w:rPr>
          <w:rStyle w:val="CommentReference"/>
        </w:rPr>
        <w:annotationRef/>
      </w:r>
      <w:r>
        <w:rPr>
          <w:sz w:val="20"/>
        </w:rPr>
        <w:t>Maybe we can put those source into an appendix?</w:t>
      </w:r>
    </w:p>
    <w:p w14:paraId="07EA0C2F" w14:textId="77777777" w:rsidR="00D22018" w:rsidRDefault="00D22018" w:rsidP="00D22018"/>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08792C1" w15:done="0"/>
  <w15:commentEx w15:paraId="565110E5" w15:paraIdParent="008792C1" w15:done="0"/>
  <w15:commentEx w15:paraId="36EC8980" w15:done="0"/>
  <w15:commentEx w15:paraId="07EA0C2F" w15:paraIdParent="36EC89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42D60F9" w16cex:dateUtc="2026-07-14T14:43:00Z"/>
  <w16cex:commentExtensible w16cex:durableId="13DA9A1D" w16cex:dateUtc="2026-07-17T14:06:00Z"/>
  <w16cex:commentExtensible w16cex:durableId="31AF13C9" w16cex:dateUtc="2026-07-17T18:58:00Z"/>
  <w16cex:commentExtensible w16cex:durableId="133C3FCE" w16cex:dateUtc="2026-07-17T18:5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08792C1" w16cid:durableId="242D60F9"/>
  <w16cid:commentId w16cid:paraId="565110E5" w16cid:durableId="13DA9A1D"/>
  <w16cid:commentId w16cid:paraId="36EC8980" w16cid:durableId="31AF13C9"/>
  <w16cid:commentId w16cid:paraId="07EA0C2F" w16cid:durableId="133C3FC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Garamond">
    <w:altName w:val="Courier New"/>
    <w:panose1 w:val="020B0604020202020204"/>
    <w:charset w:val="00"/>
    <w:family w:val="roman"/>
    <w:notTrueType/>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C2BD3"/>
    <w:multiLevelType w:val="multilevel"/>
    <w:tmpl w:val="FB62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F9704D"/>
    <w:multiLevelType w:val="hybridMultilevel"/>
    <w:tmpl w:val="89FCFABA"/>
    <w:lvl w:ilvl="0" w:tplc="041D0019">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6A842300"/>
    <w:multiLevelType w:val="multilevel"/>
    <w:tmpl w:val="EA4E4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6455773">
    <w:abstractNumId w:val="1"/>
  </w:num>
  <w:num w:numId="2" w16cid:durableId="540287501">
    <w:abstractNumId w:val="2"/>
  </w:num>
  <w:num w:numId="3" w16cid:durableId="118242868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Nils Droste">
    <w15:presenceInfo w15:providerId="AD" w15:userId="S::ztk590@ku.dk::0945348f-6c25-4b4f-b887-d19fea2263ac"/>
  </w15:person>
  <w15:person w15:author="Nils Droste [2]">
    <w15:presenceInfo w15:providerId="AD" w15:userId="S::ni1825dr@lu.se::3dc25ae6-4d25-480a-a599-40dc85802283"/>
  </w15:person>
  <w15:person w15:author="Jesper Svensson">
    <w15:presenceInfo w15:providerId="AD" w15:userId="S::je0067sv@lu.se::aca9d6bd-105e-4701-9c7e-423b58c0b21c"/>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1"/>
  <w:trackRevisions/>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6C8"/>
    <w:rsid w:val="000037DE"/>
    <w:rsid w:val="000131B6"/>
    <w:rsid w:val="000237E4"/>
    <w:rsid w:val="00025428"/>
    <w:rsid w:val="00054177"/>
    <w:rsid w:val="0008310D"/>
    <w:rsid w:val="0008323A"/>
    <w:rsid w:val="00084B52"/>
    <w:rsid w:val="0009073D"/>
    <w:rsid w:val="0009424B"/>
    <w:rsid w:val="00097245"/>
    <w:rsid w:val="000A7321"/>
    <w:rsid w:val="000C405D"/>
    <w:rsid w:val="000C5BB6"/>
    <w:rsid w:val="000C74DA"/>
    <w:rsid w:val="000D1661"/>
    <w:rsid w:val="000D3310"/>
    <w:rsid w:val="000D34E2"/>
    <w:rsid w:val="000D3E67"/>
    <w:rsid w:val="000D4D45"/>
    <w:rsid w:val="000E0040"/>
    <w:rsid w:val="000E4992"/>
    <w:rsid w:val="000F2A41"/>
    <w:rsid w:val="000F7AFD"/>
    <w:rsid w:val="00103942"/>
    <w:rsid w:val="0010594E"/>
    <w:rsid w:val="00113375"/>
    <w:rsid w:val="00116C95"/>
    <w:rsid w:val="00116E2E"/>
    <w:rsid w:val="00122A80"/>
    <w:rsid w:val="001362E6"/>
    <w:rsid w:val="00137C08"/>
    <w:rsid w:val="0014007A"/>
    <w:rsid w:val="00144701"/>
    <w:rsid w:val="001533F4"/>
    <w:rsid w:val="001547C3"/>
    <w:rsid w:val="00157715"/>
    <w:rsid w:val="001640FF"/>
    <w:rsid w:val="00182650"/>
    <w:rsid w:val="001858FF"/>
    <w:rsid w:val="0019236E"/>
    <w:rsid w:val="00192B47"/>
    <w:rsid w:val="0019447C"/>
    <w:rsid w:val="001A2FEA"/>
    <w:rsid w:val="001B26F2"/>
    <w:rsid w:val="001C516A"/>
    <w:rsid w:val="001D14B3"/>
    <w:rsid w:val="001D39A1"/>
    <w:rsid w:val="001D5F86"/>
    <w:rsid w:val="001E69E6"/>
    <w:rsid w:val="002159F6"/>
    <w:rsid w:val="00220FE8"/>
    <w:rsid w:val="002226DF"/>
    <w:rsid w:val="00236697"/>
    <w:rsid w:val="002430BB"/>
    <w:rsid w:val="002504A0"/>
    <w:rsid w:val="00253E1D"/>
    <w:rsid w:val="00254582"/>
    <w:rsid w:val="00255E69"/>
    <w:rsid w:val="00285750"/>
    <w:rsid w:val="002926B4"/>
    <w:rsid w:val="002A76FB"/>
    <w:rsid w:val="002B045F"/>
    <w:rsid w:val="002B12D3"/>
    <w:rsid w:val="002B141D"/>
    <w:rsid w:val="002B1C36"/>
    <w:rsid w:val="002B4111"/>
    <w:rsid w:val="002B7421"/>
    <w:rsid w:val="002D784C"/>
    <w:rsid w:val="002F29C1"/>
    <w:rsid w:val="003043E1"/>
    <w:rsid w:val="003126AD"/>
    <w:rsid w:val="00316165"/>
    <w:rsid w:val="0031655C"/>
    <w:rsid w:val="003175FE"/>
    <w:rsid w:val="00320185"/>
    <w:rsid w:val="003204DE"/>
    <w:rsid w:val="00364E3F"/>
    <w:rsid w:val="003658BF"/>
    <w:rsid w:val="00370217"/>
    <w:rsid w:val="00371F39"/>
    <w:rsid w:val="00383C70"/>
    <w:rsid w:val="003874A9"/>
    <w:rsid w:val="0039796F"/>
    <w:rsid w:val="003A562F"/>
    <w:rsid w:val="003C0AEB"/>
    <w:rsid w:val="003C6DA1"/>
    <w:rsid w:val="003D5665"/>
    <w:rsid w:val="003D7BB1"/>
    <w:rsid w:val="003E4050"/>
    <w:rsid w:val="003F4FB8"/>
    <w:rsid w:val="003F580F"/>
    <w:rsid w:val="00401323"/>
    <w:rsid w:val="00404BC4"/>
    <w:rsid w:val="00414FAF"/>
    <w:rsid w:val="00426444"/>
    <w:rsid w:val="00430302"/>
    <w:rsid w:val="00447A33"/>
    <w:rsid w:val="004631EF"/>
    <w:rsid w:val="00464EC9"/>
    <w:rsid w:val="00472211"/>
    <w:rsid w:val="004739E8"/>
    <w:rsid w:val="004812C4"/>
    <w:rsid w:val="00490B7C"/>
    <w:rsid w:val="004A6796"/>
    <w:rsid w:val="004B43FF"/>
    <w:rsid w:val="004C155D"/>
    <w:rsid w:val="004C6D38"/>
    <w:rsid w:val="004D3ECE"/>
    <w:rsid w:val="004E69C7"/>
    <w:rsid w:val="004E7D2C"/>
    <w:rsid w:val="00505A14"/>
    <w:rsid w:val="00510457"/>
    <w:rsid w:val="005113C8"/>
    <w:rsid w:val="00522630"/>
    <w:rsid w:val="00522D9B"/>
    <w:rsid w:val="0052432A"/>
    <w:rsid w:val="00532A00"/>
    <w:rsid w:val="00535B5E"/>
    <w:rsid w:val="00544535"/>
    <w:rsid w:val="00544BB7"/>
    <w:rsid w:val="00565CA8"/>
    <w:rsid w:val="00571C2A"/>
    <w:rsid w:val="00571D82"/>
    <w:rsid w:val="005825DA"/>
    <w:rsid w:val="005832E5"/>
    <w:rsid w:val="0059133E"/>
    <w:rsid w:val="00591C84"/>
    <w:rsid w:val="00594A51"/>
    <w:rsid w:val="005B06DC"/>
    <w:rsid w:val="005B1B38"/>
    <w:rsid w:val="005B3DF3"/>
    <w:rsid w:val="005B4F2C"/>
    <w:rsid w:val="005B6E88"/>
    <w:rsid w:val="005C630E"/>
    <w:rsid w:val="005D7B59"/>
    <w:rsid w:val="005E22E2"/>
    <w:rsid w:val="005E25C4"/>
    <w:rsid w:val="005E3C7A"/>
    <w:rsid w:val="005E6DEB"/>
    <w:rsid w:val="0061703D"/>
    <w:rsid w:val="00617AAD"/>
    <w:rsid w:val="0062650B"/>
    <w:rsid w:val="00650C23"/>
    <w:rsid w:val="00650EA2"/>
    <w:rsid w:val="00653C7E"/>
    <w:rsid w:val="006569F7"/>
    <w:rsid w:val="00657055"/>
    <w:rsid w:val="00657300"/>
    <w:rsid w:val="00660027"/>
    <w:rsid w:val="00674F19"/>
    <w:rsid w:val="00677AD8"/>
    <w:rsid w:val="00680E08"/>
    <w:rsid w:val="00682AB9"/>
    <w:rsid w:val="00691F21"/>
    <w:rsid w:val="006A0EB9"/>
    <w:rsid w:val="006B0E9E"/>
    <w:rsid w:val="006B1359"/>
    <w:rsid w:val="006C3505"/>
    <w:rsid w:val="006D409A"/>
    <w:rsid w:val="006F48A5"/>
    <w:rsid w:val="00704715"/>
    <w:rsid w:val="0071219E"/>
    <w:rsid w:val="00713E8E"/>
    <w:rsid w:val="0071621A"/>
    <w:rsid w:val="00743CB6"/>
    <w:rsid w:val="00766299"/>
    <w:rsid w:val="00772E6F"/>
    <w:rsid w:val="00774E93"/>
    <w:rsid w:val="007921EC"/>
    <w:rsid w:val="007B0CF5"/>
    <w:rsid w:val="007B18E5"/>
    <w:rsid w:val="007D70AC"/>
    <w:rsid w:val="007D737D"/>
    <w:rsid w:val="007E785C"/>
    <w:rsid w:val="007F16BB"/>
    <w:rsid w:val="00801A66"/>
    <w:rsid w:val="00813A9F"/>
    <w:rsid w:val="00814047"/>
    <w:rsid w:val="00815E63"/>
    <w:rsid w:val="008209BE"/>
    <w:rsid w:val="00824061"/>
    <w:rsid w:val="008378AF"/>
    <w:rsid w:val="00837938"/>
    <w:rsid w:val="00860BA9"/>
    <w:rsid w:val="008632C4"/>
    <w:rsid w:val="00884FA9"/>
    <w:rsid w:val="00893604"/>
    <w:rsid w:val="008A3C96"/>
    <w:rsid w:val="008D0967"/>
    <w:rsid w:val="008D0A68"/>
    <w:rsid w:val="008D26D6"/>
    <w:rsid w:val="008E06D3"/>
    <w:rsid w:val="00900742"/>
    <w:rsid w:val="00911CBD"/>
    <w:rsid w:val="009254F3"/>
    <w:rsid w:val="00930493"/>
    <w:rsid w:val="00935A15"/>
    <w:rsid w:val="009417AD"/>
    <w:rsid w:val="009467A3"/>
    <w:rsid w:val="00957BE7"/>
    <w:rsid w:val="00972A5E"/>
    <w:rsid w:val="00977BA9"/>
    <w:rsid w:val="00982CBB"/>
    <w:rsid w:val="009872CB"/>
    <w:rsid w:val="00990FEE"/>
    <w:rsid w:val="00994310"/>
    <w:rsid w:val="009A64CD"/>
    <w:rsid w:val="009B429B"/>
    <w:rsid w:val="009B6656"/>
    <w:rsid w:val="009C2752"/>
    <w:rsid w:val="009D16C8"/>
    <w:rsid w:val="009E5B50"/>
    <w:rsid w:val="009F1FC7"/>
    <w:rsid w:val="009F592F"/>
    <w:rsid w:val="009F5C77"/>
    <w:rsid w:val="009F700B"/>
    <w:rsid w:val="00A00BF8"/>
    <w:rsid w:val="00A047BB"/>
    <w:rsid w:val="00A22021"/>
    <w:rsid w:val="00A2522C"/>
    <w:rsid w:val="00A329EE"/>
    <w:rsid w:val="00A37AF7"/>
    <w:rsid w:val="00A40E15"/>
    <w:rsid w:val="00A45678"/>
    <w:rsid w:val="00A5043D"/>
    <w:rsid w:val="00A5757B"/>
    <w:rsid w:val="00A6620F"/>
    <w:rsid w:val="00A66C88"/>
    <w:rsid w:val="00A70595"/>
    <w:rsid w:val="00A80966"/>
    <w:rsid w:val="00A817AD"/>
    <w:rsid w:val="00A925B5"/>
    <w:rsid w:val="00A95A48"/>
    <w:rsid w:val="00A964B6"/>
    <w:rsid w:val="00AA31B7"/>
    <w:rsid w:val="00AA47A3"/>
    <w:rsid w:val="00AA4EBC"/>
    <w:rsid w:val="00AB17DC"/>
    <w:rsid w:val="00AB2183"/>
    <w:rsid w:val="00AB4775"/>
    <w:rsid w:val="00AC5933"/>
    <w:rsid w:val="00AC6DE5"/>
    <w:rsid w:val="00AE000A"/>
    <w:rsid w:val="00AE1B5C"/>
    <w:rsid w:val="00AE3942"/>
    <w:rsid w:val="00AE4451"/>
    <w:rsid w:val="00AE76EE"/>
    <w:rsid w:val="00B05221"/>
    <w:rsid w:val="00B05CB4"/>
    <w:rsid w:val="00B064B2"/>
    <w:rsid w:val="00B10080"/>
    <w:rsid w:val="00B11F39"/>
    <w:rsid w:val="00B26420"/>
    <w:rsid w:val="00B32430"/>
    <w:rsid w:val="00B3295C"/>
    <w:rsid w:val="00B331A1"/>
    <w:rsid w:val="00B3753D"/>
    <w:rsid w:val="00B64E91"/>
    <w:rsid w:val="00B67967"/>
    <w:rsid w:val="00B72637"/>
    <w:rsid w:val="00B74DB2"/>
    <w:rsid w:val="00B86A6A"/>
    <w:rsid w:val="00B91C30"/>
    <w:rsid w:val="00B91F93"/>
    <w:rsid w:val="00BA44A6"/>
    <w:rsid w:val="00BB21B1"/>
    <w:rsid w:val="00BB44CE"/>
    <w:rsid w:val="00BB56B0"/>
    <w:rsid w:val="00BB5719"/>
    <w:rsid w:val="00BC2411"/>
    <w:rsid w:val="00BC55D8"/>
    <w:rsid w:val="00BC561D"/>
    <w:rsid w:val="00BC75DF"/>
    <w:rsid w:val="00BE51E6"/>
    <w:rsid w:val="00BE759E"/>
    <w:rsid w:val="00BF2449"/>
    <w:rsid w:val="00C0124C"/>
    <w:rsid w:val="00C01685"/>
    <w:rsid w:val="00C02528"/>
    <w:rsid w:val="00C029D6"/>
    <w:rsid w:val="00C11967"/>
    <w:rsid w:val="00C11B92"/>
    <w:rsid w:val="00C170E2"/>
    <w:rsid w:val="00C20116"/>
    <w:rsid w:val="00C22B7E"/>
    <w:rsid w:val="00C23411"/>
    <w:rsid w:val="00C24D8F"/>
    <w:rsid w:val="00C41F01"/>
    <w:rsid w:val="00C54B65"/>
    <w:rsid w:val="00C609E5"/>
    <w:rsid w:val="00C64B0C"/>
    <w:rsid w:val="00C845AB"/>
    <w:rsid w:val="00C96D98"/>
    <w:rsid w:val="00CA10BD"/>
    <w:rsid w:val="00CA41A2"/>
    <w:rsid w:val="00CB1B1C"/>
    <w:rsid w:val="00CB4661"/>
    <w:rsid w:val="00CD11E0"/>
    <w:rsid w:val="00CD4B58"/>
    <w:rsid w:val="00CE188B"/>
    <w:rsid w:val="00CF00CE"/>
    <w:rsid w:val="00CF5DBC"/>
    <w:rsid w:val="00CF63F1"/>
    <w:rsid w:val="00CF79C1"/>
    <w:rsid w:val="00D02083"/>
    <w:rsid w:val="00D02310"/>
    <w:rsid w:val="00D03BCA"/>
    <w:rsid w:val="00D0708D"/>
    <w:rsid w:val="00D10EA1"/>
    <w:rsid w:val="00D15DD6"/>
    <w:rsid w:val="00D22018"/>
    <w:rsid w:val="00D223A4"/>
    <w:rsid w:val="00D30069"/>
    <w:rsid w:val="00D32B3B"/>
    <w:rsid w:val="00D352EE"/>
    <w:rsid w:val="00D437FB"/>
    <w:rsid w:val="00D46189"/>
    <w:rsid w:val="00D5460E"/>
    <w:rsid w:val="00D604B1"/>
    <w:rsid w:val="00D61094"/>
    <w:rsid w:val="00D67CB3"/>
    <w:rsid w:val="00D80D8D"/>
    <w:rsid w:val="00D81AD9"/>
    <w:rsid w:val="00D83406"/>
    <w:rsid w:val="00D945E1"/>
    <w:rsid w:val="00D94818"/>
    <w:rsid w:val="00D96160"/>
    <w:rsid w:val="00DB39FF"/>
    <w:rsid w:val="00DB3C0B"/>
    <w:rsid w:val="00DB5F0B"/>
    <w:rsid w:val="00DC1562"/>
    <w:rsid w:val="00DC4E0D"/>
    <w:rsid w:val="00DE780E"/>
    <w:rsid w:val="00DF76C9"/>
    <w:rsid w:val="00E01D7F"/>
    <w:rsid w:val="00E15941"/>
    <w:rsid w:val="00E15BC1"/>
    <w:rsid w:val="00E35A65"/>
    <w:rsid w:val="00E35CAA"/>
    <w:rsid w:val="00E44FE1"/>
    <w:rsid w:val="00E45460"/>
    <w:rsid w:val="00E456AE"/>
    <w:rsid w:val="00E54C67"/>
    <w:rsid w:val="00E55CD0"/>
    <w:rsid w:val="00E6500F"/>
    <w:rsid w:val="00E663A0"/>
    <w:rsid w:val="00E7684A"/>
    <w:rsid w:val="00E867EA"/>
    <w:rsid w:val="00EA4686"/>
    <w:rsid w:val="00EB03B3"/>
    <w:rsid w:val="00EB3A5B"/>
    <w:rsid w:val="00EC2B63"/>
    <w:rsid w:val="00EC4968"/>
    <w:rsid w:val="00EE0106"/>
    <w:rsid w:val="00EF245C"/>
    <w:rsid w:val="00F06F44"/>
    <w:rsid w:val="00F1112F"/>
    <w:rsid w:val="00F16F07"/>
    <w:rsid w:val="00F20E7C"/>
    <w:rsid w:val="00F25D62"/>
    <w:rsid w:val="00F31010"/>
    <w:rsid w:val="00F3336F"/>
    <w:rsid w:val="00F35C38"/>
    <w:rsid w:val="00F37A5D"/>
    <w:rsid w:val="00F42C8F"/>
    <w:rsid w:val="00F47C0B"/>
    <w:rsid w:val="00F55969"/>
    <w:rsid w:val="00F65C90"/>
    <w:rsid w:val="00F737D1"/>
    <w:rsid w:val="00F803E3"/>
    <w:rsid w:val="00F832B5"/>
    <w:rsid w:val="00F90B34"/>
    <w:rsid w:val="00F9573F"/>
    <w:rsid w:val="00F96DD6"/>
    <w:rsid w:val="00FB4BC1"/>
    <w:rsid w:val="00FC14EE"/>
    <w:rsid w:val="00FC3B05"/>
    <w:rsid w:val="00FC664E"/>
    <w:rsid w:val="00FE44BA"/>
  </w:rsids>
  <m:mathPr>
    <m:mathFont m:val="Cambria Math"/>
    <m:brkBin m:val="before"/>
    <m:brkBinSub m:val="--"/>
    <m:smallFrac m:val="0"/>
    <m:dispDef/>
    <m:lMargin m:val="0"/>
    <m:rMargin m:val="0"/>
    <m:defJc m:val="centerGroup"/>
    <m:wrapIndent m:val="1440"/>
    <m:intLim m:val="subSup"/>
    <m:naryLim m:val="undOvr"/>
  </m:mathPr>
  <w:themeFontLang w:val="sv-S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2F7BD"/>
  <w15:chartTrackingRefBased/>
  <w15:docId w15:val="{90AEF621-A4C4-B444-8560-B2C44B363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sv-S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D16C8"/>
    <w:pPr>
      <w:spacing w:after="0" w:line="260" w:lineRule="atLeast"/>
    </w:pPr>
    <w:rPr>
      <w:rFonts w:ascii="AGaramond" w:eastAsia="Times New Roman" w:hAnsi="AGaramond" w:cs="Times New Roman"/>
      <w:kern w:val="0"/>
      <w:sz w:val="22"/>
      <w:szCs w:val="20"/>
      <w:lang w:val="en-US" w:eastAsia="sv-SE"/>
      <w14:ligatures w14:val="none"/>
    </w:rPr>
  </w:style>
  <w:style w:type="paragraph" w:styleId="Heading1">
    <w:name w:val="heading 1"/>
    <w:basedOn w:val="p1"/>
    <w:next w:val="Normal"/>
    <w:link w:val="Heading1Char"/>
    <w:uiPriority w:val="9"/>
    <w:qFormat/>
    <w:rsid w:val="0019236E"/>
    <w:pPr>
      <w:spacing w:before="0" w:beforeAutospacing="0" w:after="120" w:afterAutospacing="0" w:line="276" w:lineRule="auto"/>
      <w:jc w:val="both"/>
      <w:outlineLvl w:val="0"/>
    </w:pPr>
    <w:rPr>
      <w:b/>
      <w:bCs/>
      <w:sz w:val="26"/>
      <w:szCs w:val="26"/>
      <w:lang w:val="en-GB"/>
    </w:rPr>
  </w:style>
  <w:style w:type="paragraph" w:styleId="Heading2">
    <w:name w:val="heading 2"/>
    <w:basedOn w:val="Normal"/>
    <w:next w:val="Normal"/>
    <w:link w:val="Heading2Char"/>
    <w:uiPriority w:val="9"/>
    <w:unhideWhenUsed/>
    <w:qFormat/>
    <w:rsid w:val="009D16C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sv-SE" w:eastAsia="zh-CN"/>
      <w14:ligatures w14:val="standardContextual"/>
    </w:rPr>
  </w:style>
  <w:style w:type="paragraph" w:styleId="Heading3">
    <w:name w:val="heading 3"/>
    <w:basedOn w:val="Normal"/>
    <w:next w:val="Normal"/>
    <w:link w:val="Heading3Char"/>
    <w:uiPriority w:val="9"/>
    <w:semiHidden/>
    <w:unhideWhenUsed/>
    <w:qFormat/>
    <w:rsid w:val="009D16C8"/>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sv-SE" w:eastAsia="zh-CN"/>
      <w14:ligatures w14:val="standardContextual"/>
    </w:rPr>
  </w:style>
  <w:style w:type="paragraph" w:styleId="Heading4">
    <w:name w:val="heading 4"/>
    <w:basedOn w:val="Normal"/>
    <w:next w:val="Normal"/>
    <w:link w:val="Heading4Char"/>
    <w:uiPriority w:val="9"/>
    <w:semiHidden/>
    <w:unhideWhenUsed/>
    <w:qFormat/>
    <w:rsid w:val="009D16C8"/>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sv-SE" w:eastAsia="zh-CN"/>
      <w14:ligatures w14:val="standardContextual"/>
    </w:rPr>
  </w:style>
  <w:style w:type="paragraph" w:styleId="Heading5">
    <w:name w:val="heading 5"/>
    <w:basedOn w:val="Normal"/>
    <w:next w:val="Normal"/>
    <w:link w:val="Heading5Char"/>
    <w:uiPriority w:val="9"/>
    <w:semiHidden/>
    <w:unhideWhenUsed/>
    <w:qFormat/>
    <w:rsid w:val="009D16C8"/>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sv-SE" w:eastAsia="zh-CN"/>
      <w14:ligatures w14:val="standardContextual"/>
    </w:rPr>
  </w:style>
  <w:style w:type="paragraph" w:styleId="Heading6">
    <w:name w:val="heading 6"/>
    <w:basedOn w:val="Normal"/>
    <w:next w:val="Normal"/>
    <w:link w:val="Heading6Char"/>
    <w:uiPriority w:val="9"/>
    <w:semiHidden/>
    <w:unhideWhenUsed/>
    <w:qFormat/>
    <w:rsid w:val="009D16C8"/>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sv-SE" w:eastAsia="zh-CN"/>
      <w14:ligatures w14:val="standardContextual"/>
    </w:rPr>
  </w:style>
  <w:style w:type="paragraph" w:styleId="Heading7">
    <w:name w:val="heading 7"/>
    <w:basedOn w:val="Normal"/>
    <w:next w:val="Normal"/>
    <w:link w:val="Heading7Char"/>
    <w:uiPriority w:val="9"/>
    <w:semiHidden/>
    <w:unhideWhenUsed/>
    <w:qFormat/>
    <w:rsid w:val="009D16C8"/>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sv-SE" w:eastAsia="zh-CN"/>
      <w14:ligatures w14:val="standardContextual"/>
    </w:rPr>
  </w:style>
  <w:style w:type="paragraph" w:styleId="Heading8">
    <w:name w:val="heading 8"/>
    <w:basedOn w:val="Normal"/>
    <w:next w:val="Normal"/>
    <w:link w:val="Heading8Char"/>
    <w:uiPriority w:val="9"/>
    <w:semiHidden/>
    <w:unhideWhenUsed/>
    <w:qFormat/>
    <w:rsid w:val="009D16C8"/>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sv-SE" w:eastAsia="zh-CN"/>
      <w14:ligatures w14:val="standardContextual"/>
    </w:rPr>
  </w:style>
  <w:style w:type="paragraph" w:styleId="Heading9">
    <w:name w:val="heading 9"/>
    <w:basedOn w:val="Normal"/>
    <w:next w:val="Normal"/>
    <w:link w:val="Heading9Char"/>
    <w:uiPriority w:val="9"/>
    <w:semiHidden/>
    <w:unhideWhenUsed/>
    <w:qFormat/>
    <w:rsid w:val="009D16C8"/>
    <w:pPr>
      <w:keepNext/>
      <w:keepLines/>
      <w:spacing w:line="278" w:lineRule="auto"/>
      <w:outlineLvl w:val="8"/>
    </w:pPr>
    <w:rPr>
      <w:rFonts w:asciiTheme="minorHAnsi" w:eastAsiaTheme="majorEastAsia" w:hAnsiTheme="minorHAnsi" w:cstheme="majorBidi"/>
      <w:color w:val="272727" w:themeColor="text1" w:themeTint="D8"/>
      <w:kern w:val="2"/>
      <w:sz w:val="24"/>
      <w:szCs w:val="24"/>
      <w:lang w:val="sv-SE"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236E"/>
    <w:rPr>
      <w:rFonts w:ascii="Times New Roman" w:eastAsia="Times New Roman" w:hAnsi="Times New Roman" w:cs="Times New Roman"/>
      <w:b/>
      <w:bCs/>
      <w:kern w:val="0"/>
      <w:sz w:val="26"/>
      <w:szCs w:val="26"/>
      <w:lang w:val="en-GB"/>
      <w14:ligatures w14:val="none"/>
    </w:rPr>
  </w:style>
  <w:style w:type="character" w:customStyle="1" w:styleId="Heading2Char">
    <w:name w:val="Heading 2 Char"/>
    <w:basedOn w:val="DefaultParagraphFont"/>
    <w:link w:val="Heading2"/>
    <w:uiPriority w:val="9"/>
    <w:rsid w:val="009D1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6C8"/>
    <w:rPr>
      <w:rFonts w:eastAsiaTheme="majorEastAsia" w:cstheme="majorBidi"/>
      <w:color w:val="272727" w:themeColor="text1" w:themeTint="D8"/>
    </w:rPr>
  </w:style>
  <w:style w:type="paragraph" w:styleId="Title">
    <w:name w:val="Title"/>
    <w:basedOn w:val="Normal"/>
    <w:next w:val="Normal"/>
    <w:link w:val="TitleChar"/>
    <w:uiPriority w:val="10"/>
    <w:qFormat/>
    <w:rsid w:val="0019236E"/>
    <w:pPr>
      <w:spacing w:before="240" w:line="240" w:lineRule="auto"/>
      <w:jc w:val="both"/>
    </w:pPr>
    <w:rPr>
      <w:rFonts w:ascii="Arial" w:hAnsi="Arial" w:cs="Arial"/>
      <w:b/>
      <w:bCs/>
      <w:sz w:val="28"/>
      <w:szCs w:val="28"/>
      <w:lang w:val="en-GB"/>
    </w:rPr>
  </w:style>
  <w:style w:type="character" w:customStyle="1" w:styleId="TitleChar">
    <w:name w:val="Title Char"/>
    <w:basedOn w:val="DefaultParagraphFont"/>
    <w:link w:val="Title"/>
    <w:uiPriority w:val="10"/>
    <w:rsid w:val="0019236E"/>
    <w:rPr>
      <w:rFonts w:ascii="Arial" w:eastAsia="Times New Roman" w:hAnsi="Arial" w:cs="Arial"/>
      <w:b/>
      <w:bCs/>
      <w:kern w:val="0"/>
      <w:sz w:val="28"/>
      <w:szCs w:val="28"/>
      <w:lang w:val="en-GB" w:eastAsia="sv-SE"/>
      <w14:ligatures w14:val="none"/>
    </w:rPr>
  </w:style>
  <w:style w:type="paragraph" w:styleId="Subtitle">
    <w:name w:val="Subtitle"/>
    <w:basedOn w:val="Normal"/>
    <w:next w:val="Normal"/>
    <w:link w:val="SubtitleChar"/>
    <w:uiPriority w:val="11"/>
    <w:qFormat/>
    <w:rsid w:val="009D16C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sv-SE" w:eastAsia="zh-CN"/>
      <w14:ligatures w14:val="standardContextual"/>
    </w:rPr>
  </w:style>
  <w:style w:type="character" w:customStyle="1" w:styleId="SubtitleChar">
    <w:name w:val="Subtitle Char"/>
    <w:basedOn w:val="DefaultParagraphFont"/>
    <w:link w:val="Subtitle"/>
    <w:uiPriority w:val="11"/>
    <w:rsid w:val="009D1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6C8"/>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val="sv-SE" w:eastAsia="zh-CN"/>
      <w14:ligatures w14:val="standardContextual"/>
    </w:rPr>
  </w:style>
  <w:style w:type="character" w:customStyle="1" w:styleId="QuoteChar">
    <w:name w:val="Quote Char"/>
    <w:basedOn w:val="DefaultParagraphFont"/>
    <w:link w:val="Quote"/>
    <w:uiPriority w:val="29"/>
    <w:rsid w:val="009D16C8"/>
    <w:rPr>
      <w:i/>
      <w:iCs/>
      <w:color w:val="404040" w:themeColor="text1" w:themeTint="BF"/>
    </w:rPr>
  </w:style>
  <w:style w:type="paragraph" w:styleId="ListParagraph">
    <w:name w:val="List Paragraph"/>
    <w:basedOn w:val="Normal"/>
    <w:uiPriority w:val="34"/>
    <w:qFormat/>
    <w:rsid w:val="009D16C8"/>
    <w:pPr>
      <w:spacing w:after="160" w:line="278" w:lineRule="auto"/>
      <w:ind w:left="720"/>
      <w:contextualSpacing/>
    </w:pPr>
    <w:rPr>
      <w:rFonts w:asciiTheme="minorHAnsi" w:eastAsiaTheme="minorEastAsia" w:hAnsiTheme="minorHAnsi" w:cstheme="minorBidi"/>
      <w:kern w:val="2"/>
      <w:sz w:val="24"/>
      <w:szCs w:val="24"/>
      <w:lang w:val="sv-SE" w:eastAsia="zh-CN"/>
      <w14:ligatures w14:val="standardContextual"/>
    </w:rPr>
  </w:style>
  <w:style w:type="character" w:styleId="IntenseEmphasis">
    <w:name w:val="Intense Emphasis"/>
    <w:basedOn w:val="DefaultParagraphFont"/>
    <w:uiPriority w:val="21"/>
    <w:qFormat/>
    <w:rsid w:val="009D16C8"/>
    <w:rPr>
      <w:i/>
      <w:iCs/>
      <w:color w:val="0F4761" w:themeColor="accent1" w:themeShade="BF"/>
    </w:rPr>
  </w:style>
  <w:style w:type="paragraph" w:styleId="IntenseQuote">
    <w:name w:val="Intense Quote"/>
    <w:basedOn w:val="Normal"/>
    <w:next w:val="Normal"/>
    <w:link w:val="IntenseQuoteChar"/>
    <w:uiPriority w:val="30"/>
    <w:qFormat/>
    <w:rsid w:val="009D16C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4"/>
      <w:szCs w:val="24"/>
      <w:lang w:val="sv-SE" w:eastAsia="zh-CN"/>
      <w14:ligatures w14:val="standardContextual"/>
    </w:rPr>
  </w:style>
  <w:style w:type="character" w:customStyle="1" w:styleId="IntenseQuoteChar">
    <w:name w:val="Intense Quote Char"/>
    <w:basedOn w:val="DefaultParagraphFont"/>
    <w:link w:val="IntenseQuote"/>
    <w:uiPriority w:val="30"/>
    <w:rsid w:val="009D16C8"/>
    <w:rPr>
      <w:i/>
      <w:iCs/>
      <w:color w:val="0F4761" w:themeColor="accent1" w:themeShade="BF"/>
    </w:rPr>
  </w:style>
  <w:style w:type="character" w:styleId="IntenseReference">
    <w:name w:val="Intense Reference"/>
    <w:basedOn w:val="DefaultParagraphFont"/>
    <w:uiPriority w:val="32"/>
    <w:qFormat/>
    <w:rsid w:val="009D16C8"/>
    <w:rPr>
      <w:b/>
      <w:bCs/>
      <w:smallCaps/>
      <w:color w:val="0F4761" w:themeColor="accent1" w:themeShade="BF"/>
      <w:spacing w:val="5"/>
    </w:rPr>
  </w:style>
  <w:style w:type="character" w:customStyle="1" w:styleId="apple-converted-space">
    <w:name w:val="apple-converted-space"/>
    <w:basedOn w:val="DefaultParagraphFont"/>
    <w:rsid w:val="009D16C8"/>
  </w:style>
  <w:style w:type="paragraph" w:styleId="Bibliography">
    <w:name w:val="Bibliography"/>
    <w:basedOn w:val="Normal"/>
    <w:next w:val="Normal"/>
    <w:uiPriority w:val="37"/>
    <w:unhideWhenUsed/>
    <w:rsid w:val="009D16C8"/>
    <w:pPr>
      <w:tabs>
        <w:tab w:val="left" w:pos="380"/>
      </w:tabs>
      <w:spacing w:after="240" w:line="240" w:lineRule="atLeast"/>
      <w:ind w:left="384" w:hanging="384"/>
    </w:pPr>
  </w:style>
  <w:style w:type="paragraph" w:customStyle="1" w:styleId="p1">
    <w:name w:val="p1"/>
    <w:basedOn w:val="Normal"/>
    <w:rsid w:val="0009424B"/>
    <w:pPr>
      <w:spacing w:before="100" w:beforeAutospacing="1" w:after="100" w:afterAutospacing="1" w:line="240" w:lineRule="auto"/>
    </w:pPr>
    <w:rPr>
      <w:rFonts w:ascii="Times New Roman" w:hAnsi="Times New Roman"/>
      <w:sz w:val="24"/>
      <w:szCs w:val="24"/>
      <w:lang w:val="sv-SE" w:eastAsia="zh-CN"/>
    </w:rPr>
  </w:style>
  <w:style w:type="character" w:customStyle="1" w:styleId="s1">
    <w:name w:val="s1"/>
    <w:basedOn w:val="DefaultParagraphFont"/>
    <w:rsid w:val="0009424B"/>
  </w:style>
  <w:style w:type="paragraph" w:styleId="Revision">
    <w:name w:val="Revision"/>
    <w:hidden/>
    <w:uiPriority w:val="99"/>
    <w:semiHidden/>
    <w:rsid w:val="00650EA2"/>
    <w:pPr>
      <w:spacing w:after="0" w:line="240" w:lineRule="auto"/>
    </w:pPr>
    <w:rPr>
      <w:rFonts w:ascii="AGaramond" w:eastAsia="Times New Roman" w:hAnsi="AGaramond" w:cs="Times New Roman"/>
      <w:kern w:val="0"/>
      <w:sz w:val="22"/>
      <w:szCs w:val="20"/>
      <w:lang w:val="en-US" w:eastAsia="sv-SE"/>
      <w14:ligatures w14:val="none"/>
    </w:rPr>
  </w:style>
  <w:style w:type="paragraph" w:styleId="Caption">
    <w:name w:val="caption"/>
    <w:basedOn w:val="Normal"/>
    <w:next w:val="Normal"/>
    <w:uiPriority w:val="35"/>
    <w:unhideWhenUsed/>
    <w:qFormat/>
    <w:rsid w:val="00BE759E"/>
    <w:pPr>
      <w:spacing w:after="200" w:line="240" w:lineRule="auto"/>
    </w:pPr>
    <w:rPr>
      <w:i/>
      <w:iCs/>
      <w:color w:val="0E2841" w:themeColor="text2"/>
      <w:sz w:val="18"/>
      <w:szCs w:val="18"/>
    </w:rPr>
  </w:style>
  <w:style w:type="character" w:styleId="Hyperlink">
    <w:name w:val="Hyperlink"/>
    <w:basedOn w:val="DefaultParagraphFont"/>
    <w:uiPriority w:val="99"/>
    <w:unhideWhenUsed/>
    <w:rsid w:val="00BE759E"/>
    <w:rPr>
      <w:color w:val="467886" w:themeColor="hyperlink"/>
      <w:u w:val="single"/>
    </w:rPr>
  </w:style>
  <w:style w:type="character" w:styleId="UnresolvedMention">
    <w:name w:val="Unresolved Mention"/>
    <w:basedOn w:val="DefaultParagraphFont"/>
    <w:uiPriority w:val="99"/>
    <w:semiHidden/>
    <w:unhideWhenUsed/>
    <w:rsid w:val="00BE759E"/>
    <w:rPr>
      <w:color w:val="605E5C"/>
      <w:shd w:val="clear" w:color="auto" w:fill="E1DFDD"/>
    </w:rPr>
  </w:style>
  <w:style w:type="character" w:styleId="CommentReference">
    <w:name w:val="annotation reference"/>
    <w:basedOn w:val="DefaultParagraphFont"/>
    <w:uiPriority w:val="99"/>
    <w:semiHidden/>
    <w:unhideWhenUsed/>
    <w:rsid w:val="009E5B50"/>
    <w:rPr>
      <w:sz w:val="16"/>
      <w:szCs w:val="16"/>
    </w:rPr>
  </w:style>
  <w:style w:type="paragraph" w:styleId="CommentText">
    <w:name w:val="annotation text"/>
    <w:basedOn w:val="Normal"/>
    <w:link w:val="CommentTextChar"/>
    <w:uiPriority w:val="99"/>
    <w:unhideWhenUsed/>
    <w:rsid w:val="009E5B50"/>
    <w:pPr>
      <w:spacing w:line="240" w:lineRule="auto"/>
    </w:pPr>
    <w:rPr>
      <w:sz w:val="20"/>
    </w:rPr>
  </w:style>
  <w:style w:type="character" w:customStyle="1" w:styleId="CommentTextChar">
    <w:name w:val="Comment Text Char"/>
    <w:basedOn w:val="DefaultParagraphFont"/>
    <w:link w:val="CommentText"/>
    <w:uiPriority w:val="99"/>
    <w:rsid w:val="009E5B50"/>
    <w:rPr>
      <w:rFonts w:ascii="AGaramond" w:eastAsia="Times New Roman" w:hAnsi="AGaramond" w:cs="Times New Roman"/>
      <w:kern w:val="0"/>
      <w:sz w:val="20"/>
      <w:szCs w:val="20"/>
      <w:lang w:val="en-US" w:eastAsia="sv-SE"/>
      <w14:ligatures w14:val="none"/>
    </w:rPr>
  </w:style>
  <w:style w:type="paragraph" w:styleId="CommentSubject">
    <w:name w:val="annotation subject"/>
    <w:basedOn w:val="CommentText"/>
    <w:next w:val="CommentText"/>
    <w:link w:val="CommentSubjectChar"/>
    <w:uiPriority w:val="99"/>
    <w:semiHidden/>
    <w:unhideWhenUsed/>
    <w:rsid w:val="009E5B50"/>
    <w:rPr>
      <w:b/>
      <w:bCs/>
    </w:rPr>
  </w:style>
  <w:style w:type="character" w:customStyle="1" w:styleId="CommentSubjectChar">
    <w:name w:val="Comment Subject Char"/>
    <w:basedOn w:val="CommentTextChar"/>
    <w:link w:val="CommentSubject"/>
    <w:uiPriority w:val="99"/>
    <w:semiHidden/>
    <w:rsid w:val="009E5B50"/>
    <w:rPr>
      <w:rFonts w:ascii="AGaramond" w:eastAsia="Times New Roman" w:hAnsi="AGaramond" w:cs="Times New Roman"/>
      <w:b/>
      <w:bCs/>
      <w:kern w:val="0"/>
      <w:sz w:val="20"/>
      <w:szCs w:val="20"/>
      <w:lang w:val="en-US" w:eastAsia="sv-SE"/>
      <w14:ligatures w14:val="none"/>
    </w:rPr>
  </w:style>
  <w:style w:type="character" w:styleId="LineNumber">
    <w:name w:val="line number"/>
    <w:basedOn w:val="DefaultParagraphFont"/>
    <w:uiPriority w:val="99"/>
    <w:semiHidden/>
    <w:unhideWhenUsed/>
    <w:rsid w:val="0062650B"/>
  </w:style>
  <w:style w:type="paragraph" w:styleId="NormalWeb">
    <w:name w:val="Normal (Web)"/>
    <w:basedOn w:val="Normal"/>
    <w:uiPriority w:val="99"/>
    <w:unhideWhenUsed/>
    <w:rsid w:val="00C96D98"/>
    <w:pPr>
      <w:spacing w:before="100" w:beforeAutospacing="1" w:after="100" w:afterAutospacing="1" w:line="240" w:lineRule="auto"/>
      <w:jc w:val="both"/>
    </w:pPr>
    <w:rPr>
      <w:rFonts w:ascii="Times New Roman" w:hAnsi="Times New Roman"/>
      <w:color w:val="000000"/>
      <w:sz w:val="24"/>
      <w:szCs w:val="24"/>
      <w:lang w:eastAsia="zh-CN"/>
    </w:rPr>
  </w:style>
  <w:style w:type="table" w:styleId="TableGrid">
    <w:name w:val="Table Grid"/>
    <w:basedOn w:val="TableNormal"/>
    <w:uiPriority w:val="39"/>
    <w:rsid w:val="00814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14047"/>
    <w:rPr>
      <w:b/>
      <w:bCs/>
    </w:rPr>
  </w:style>
  <w:style w:type="paragraph" w:customStyle="1" w:styleId="p2">
    <w:name w:val="p2"/>
    <w:basedOn w:val="Normal"/>
    <w:rsid w:val="008D0967"/>
    <w:pPr>
      <w:spacing w:before="100" w:beforeAutospacing="1" w:after="100" w:afterAutospacing="1" w:line="240" w:lineRule="auto"/>
    </w:pPr>
    <w:rPr>
      <w:rFonts w:ascii="Times New Roman" w:hAnsi="Times New Roman"/>
      <w:sz w:val="24"/>
      <w:szCs w:val="24"/>
      <w:lang w:val="sv-SE"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skogsstyrelsen.se/statistik/ekonomi/priser-pa-skogsmark/" TargetMode="External"/><Relationship Id="rId2" Type="http://schemas.openxmlformats.org/officeDocument/2006/relationships/hyperlink" Target="https://www.skogsstyrelsen.se/statistik/skyddad-skog/formella-skydd-och-ersattningar/" TargetMode="External"/><Relationship Id="rId1" Type="http://schemas.openxmlformats.org/officeDocument/2006/relationships/hyperlink" Target="https://www.skogsstyrelsen.se/aga-skog/skydda-skog/naturvardsavtal/" TargetMode="External"/><Relationship Id="rId4" Type="http://schemas.openxmlformats.org/officeDocument/2006/relationships/hyperlink" Target="https://www.skogforsk.se/kunskapsbanken/temasidor/kostnader-och-intakter/"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microsoft.com/office/2016/09/relationships/commentsIds" Target="commentsIds.xml"/><Relationship Id="rId18" Type="http://schemas.openxmlformats.org/officeDocument/2006/relationships/hyperlink" Target="https://doi.org/10.5281/zenodo.17474714"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image" Target="media/image4.emf"/><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e4d3f30-efb8-413f-a2fd-d2432417ef4d">
      <Terms xmlns="http://schemas.microsoft.com/office/infopath/2007/PartnerControls"/>
    </lcf76f155ced4ddcb4097134ff3c332f>
    <TaxCatchAll xmlns="0b4eb4ca-adce-4a74-badb-c3864d6c4fb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055F9FA0DA4C3C409673216F9AAEF00D" ma:contentTypeVersion="17" ma:contentTypeDescription="Skapa ett nytt dokument." ma:contentTypeScope="" ma:versionID="a9458a69eed55713be8e750d438cbdbd">
  <xsd:schema xmlns:xsd="http://www.w3.org/2001/XMLSchema" xmlns:xs="http://www.w3.org/2001/XMLSchema" xmlns:p="http://schemas.microsoft.com/office/2006/metadata/properties" xmlns:ns2="ae4d3f30-efb8-413f-a2fd-d2432417ef4d" xmlns:ns3="0b4eb4ca-adce-4a74-badb-c3864d6c4fbc" targetNamespace="http://schemas.microsoft.com/office/2006/metadata/properties" ma:root="true" ma:fieldsID="7bbc5eb3007b0b8e258f00c0a2d36313" ns2:_="" ns3:_="">
    <xsd:import namespace="ae4d3f30-efb8-413f-a2fd-d2432417ef4d"/>
    <xsd:import namespace="0b4eb4ca-adce-4a74-badb-c3864d6c4fb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ServiceObjectDetectorVersion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4d3f30-efb8-413f-a2fd-d2432417ef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Bildmarkeringar" ma:readOnly="false" ma:fieldId="{5cf76f15-5ced-4ddc-b409-7134ff3c332f}" ma:taxonomyMulti="true" ma:sspId="b7ff440d-ff14-435e-976f-a4884291dffd"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b4eb4ca-adce-4a74-badb-c3864d6c4fbc" elementFormDefault="qualified">
    <xsd:import namespace="http://schemas.microsoft.com/office/2006/documentManagement/types"/>
    <xsd:import namespace="http://schemas.microsoft.com/office/infopath/2007/PartnerControls"/>
    <xsd:element name="SharedWithUsers" ma:index="12"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lat med information" ma:internalName="SharedWithDetails" ma:readOnly="true">
      <xsd:simpleType>
        <xsd:restriction base="dms:Note">
          <xsd:maxLength value="255"/>
        </xsd:restriction>
      </xsd:simpleType>
    </xsd:element>
    <xsd:element name="TaxCatchAll" ma:index="16" nillable="true" ma:displayName="Taxonomy Catch All Column" ma:hidden="true" ma:list="{cedd0d77-bd74-4623-bf29-1fbe586b1605}" ma:internalName="TaxCatchAll" ma:showField="CatchAllData" ma:web="0b4eb4ca-adce-4a74-badb-c3864d6c4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944CEF2-74CA-4F24-9C3C-B485842DA7D7}">
  <ds:schemaRefs>
    <ds:schemaRef ds:uri="http://schemas.microsoft.com/sharepoint/v3/contenttype/forms"/>
  </ds:schemaRefs>
</ds:datastoreItem>
</file>

<file path=customXml/itemProps2.xml><?xml version="1.0" encoding="utf-8"?>
<ds:datastoreItem xmlns:ds="http://schemas.openxmlformats.org/officeDocument/2006/customXml" ds:itemID="{91B5A436-70AF-431D-8629-83E46F0AE0FD}">
  <ds:schemaRefs>
    <ds:schemaRef ds:uri="http://schemas.microsoft.com/office/2006/metadata/properties"/>
    <ds:schemaRef ds:uri="http://schemas.microsoft.com/office/infopath/2007/PartnerControls"/>
    <ds:schemaRef ds:uri="ae4d3f30-efb8-413f-a2fd-d2432417ef4d"/>
    <ds:schemaRef ds:uri="0b4eb4ca-adce-4a74-badb-c3864d6c4fbc"/>
  </ds:schemaRefs>
</ds:datastoreItem>
</file>

<file path=customXml/itemProps3.xml><?xml version="1.0" encoding="utf-8"?>
<ds:datastoreItem xmlns:ds="http://schemas.openxmlformats.org/officeDocument/2006/customXml" ds:itemID="{A1C29C11-C780-43E6-AEC2-85D2F52DAC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4d3f30-efb8-413f-a2fd-d2432417ef4d"/>
    <ds:schemaRef ds:uri="0b4eb4ca-adce-4a74-badb-c3864d6c4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aa68094-6104-41a6-b443-d4b52451f617}" enabled="0" method="" siteId="{7aa68094-6104-41a6-b443-d4b52451f617}" removed="1"/>
  <clbl:label id="{a3927f91-cda1-4696-af89-8c9f1ceffa91}" enabled="0" method="" siteId="{a3927f91-cda1-4696-af89-8c9f1ceffa9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27</Pages>
  <Words>24275</Words>
  <Characters>138372</Characters>
  <Application>Microsoft Office Word</Application>
  <DocSecurity>0</DocSecurity>
  <Lines>1153</Lines>
  <Paragraphs>324</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
  <LinksUpToDate>false</LinksUpToDate>
  <CharactersWithSpaces>162323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Jesper Svensson</dc:creator>
  <cp:keywords/>
  <dc:description/>
  <cp:lastModifiedBy>Nils Droste</cp:lastModifiedBy>
  <cp:revision>2</cp:revision>
  <cp:lastPrinted>2026-07-16T18:44:00Z</cp:lastPrinted>
  <dcterms:created xsi:type="dcterms:W3CDTF">2026-08-27T16:45:00Z</dcterms:created>
  <dcterms:modified xsi:type="dcterms:W3CDTF">2026-08-27T16:45:00Z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id="stVkqYUS"/&gt;&lt;style id="http://www.zotero.org/styles/pnas" hasBibliography="1" bibliographyStyleHasBeenSet="1"/&gt;&lt;prefs&gt;&lt;pref name="fieldType" value="Field"/&gt;&lt;/prefs&gt;&lt;/data&gt;</vt:lpwstr>
  </property>
  <property fmtid="{D5CDD505-2E9C-101B-9397-08002B2CF9AE}" pid="3" name="ContentTypeId">
    <vt:lpwstr>0x010100055F9FA0DA4C3C409673216F9AAEF00D</vt:lpwstr>
  </property>
</Properties>
</file>